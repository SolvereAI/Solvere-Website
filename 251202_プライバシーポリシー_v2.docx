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4ED" w14:textId="097CEC16" w:rsidR="009A68EE" w:rsidRPr="00D145D8" w:rsidRDefault="022AAEAC" w:rsidP="00694938">
      <w:pPr>
        <w:rPr>
          <w:rFonts w:ascii="Meiryo UI" w:eastAsia="Meiryo UI" w:hAnsi="Meiryo UI"/>
          <w:b/>
          <w:bCs/>
          <w:sz w:val="24"/>
          <w:szCs w:val="28"/>
        </w:rPr>
      </w:pPr>
      <w:r w:rsidRPr="00D145D8">
        <w:rPr>
          <w:rFonts w:ascii="Meiryo UI" w:eastAsia="Meiryo UI" w:hAnsi="Meiryo UI"/>
          <w:b/>
          <w:bCs/>
          <w:sz w:val="24"/>
          <w:szCs w:val="28"/>
        </w:rPr>
        <w:t>プライバシーポリシー</w:t>
      </w:r>
    </w:p>
    <w:p w14:paraId="5BBE964F" w14:textId="1D4AC96E" w:rsidR="02CB10D7" w:rsidRPr="00D145D8" w:rsidRDefault="02CB10D7" w:rsidP="00694938">
      <w:pPr>
        <w:rPr>
          <w:rFonts w:ascii="Meiryo UI" w:eastAsia="Meiryo UI" w:hAnsi="Meiryo UI"/>
        </w:rPr>
      </w:pPr>
      <w:r w:rsidRPr="00D145D8">
        <w:rPr>
          <w:rFonts w:ascii="Meiryo UI" w:eastAsia="Meiryo UI" w:hAnsi="Meiryo UI" w:cs="Yu Mincho Regular"/>
          <w:szCs w:val="21"/>
        </w:rPr>
        <w:t>株式会社</w:t>
      </w:r>
      <w:proofErr w:type="spellStart"/>
      <w:r w:rsidR="008A5922">
        <w:rPr>
          <w:rFonts w:ascii="Meiryo UI" w:eastAsia="Meiryo UI" w:hAnsi="Meiryo UI" w:cs="Yu Mincho Regular" w:hint="eastAsia"/>
          <w:szCs w:val="21"/>
        </w:rPr>
        <w:t>Solvere</w:t>
      </w:r>
      <w:proofErr w:type="spellEnd"/>
      <w:r w:rsidRPr="00D145D8">
        <w:rPr>
          <w:rFonts w:ascii="Meiryo UI" w:eastAsia="Meiryo UI" w:hAnsi="Meiryo UI" w:cs="Yu Mincho Regular"/>
          <w:szCs w:val="21"/>
        </w:rPr>
        <w:t>（以下「当社」といいます。）は、当社が提供するAI面接ツールおよびダイレクトリクルーティングプラットフォーム</w:t>
      </w:r>
      <w:ins w:id="0" w:author="TO" w:date="2025-12-05T18:40:00Z" w16du:dateUtc="2025-12-05T09:40:00Z">
        <w:r w:rsidR="003F0E58">
          <w:rPr>
            <w:rFonts w:ascii="Meiryo UI" w:eastAsia="Meiryo UI" w:hAnsi="Meiryo UI" w:cs="Yu Mincho Regular" w:hint="eastAsia"/>
            <w:szCs w:val="21"/>
          </w:rPr>
          <w:t>を含む一連のサービス</w:t>
        </w:r>
      </w:ins>
      <w:del w:id="1" w:author="TO" w:date="2025-12-05T18:40:00Z" w16du:dateUtc="2025-12-05T09:40:00Z">
        <w:r w:rsidRPr="00D145D8" w:rsidDel="003F0E58">
          <w:rPr>
            <w:rFonts w:ascii="Meiryo UI" w:eastAsia="Meiryo UI" w:hAnsi="Meiryo UI" w:cs="Yu Mincho Regular"/>
            <w:szCs w:val="21"/>
          </w:rPr>
          <w:delText>（以下「本サービス」といいます。）</w:delText>
        </w:r>
      </w:del>
      <w:r w:rsidRPr="00D145D8">
        <w:rPr>
          <w:rFonts w:ascii="Meiryo UI" w:eastAsia="Meiryo UI" w:hAnsi="Meiryo UI" w:cs="Yu Mincho Regular"/>
          <w:szCs w:val="21"/>
        </w:rPr>
        <w:t>をご利用いただくにあたり、</w:t>
      </w:r>
      <w:ins w:id="2" w:author="TO" w:date="2025-12-05T18:41:00Z" w16du:dateUtc="2025-12-05T09:41:00Z">
        <w:r w:rsidR="003F0E58">
          <w:rPr>
            <w:rFonts w:ascii="Meiryo UI" w:eastAsia="Meiryo UI" w:hAnsi="Meiryo UI" w:cs="Yu Mincho Regular" w:hint="eastAsia"/>
            <w:szCs w:val="21"/>
          </w:rPr>
          <w:t>利用者</w:t>
        </w:r>
      </w:ins>
      <w:del w:id="3" w:author="TO" w:date="2025-12-05T18:41:00Z" w16du:dateUtc="2025-12-05T09:41:00Z">
        <w:r w:rsidRPr="00D145D8" w:rsidDel="003F0E58">
          <w:rPr>
            <w:rFonts w:ascii="Meiryo UI" w:eastAsia="Meiryo UI" w:hAnsi="Meiryo UI" w:cs="Yu Mincho Regular"/>
            <w:szCs w:val="21"/>
          </w:rPr>
          <w:delText>ユーザー（以下「利用者」といいます。）</w:delText>
        </w:r>
      </w:del>
      <w:r w:rsidRPr="00D145D8">
        <w:rPr>
          <w:rFonts w:ascii="Meiryo UI" w:eastAsia="Meiryo UI" w:hAnsi="Meiryo UI" w:cs="Yu Mincho Regular"/>
          <w:szCs w:val="21"/>
        </w:rPr>
        <w:t>の</w:t>
      </w:r>
      <w:ins w:id="4" w:author="TO" w:date="2025-12-05T18:41:00Z" w16du:dateUtc="2025-12-05T09:41:00Z">
        <w:r w:rsidR="003F0E58">
          <w:rPr>
            <w:rFonts w:ascii="Meiryo UI" w:eastAsia="Meiryo UI" w:hAnsi="Meiryo UI" w:cs="Yu Mincho Regular" w:hint="eastAsia"/>
            <w:szCs w:val="21"/>
          </w:rPr>
          <w:t>みなさまの</w:t>
        </w:r>
      </w:ins>
      <w:r w:rsidRPr="00D145D8">
        <w:rPr>
          <w:rFonts w:ascii="Meiryo UI" w:eastAsia="Meiryo UI" w:hAnsi="Meiryo UI" w:cs="Yu Mincho Regular"/>
          <w:szCs w:val="21"/>
        </w:rPr>
        <w:t>個人情報を適切に取り扱うことが、当社の重要な社会的責任であると認識しています。</w:t>
      </w:r>
    </w:p>
    <w:p w14:paraId="07E3CC76" w14:textId="1CF5380C" w:rsidR="485CFE20" w:rsidRDefault="02CB10D7" w:rsidP="00694938">
      <w:pPr>
        <w:rPr>
          <w:ins w:id="5" w:author="TO" w:date="2025-12-05T18:42:00Z" w16du:dateUtc="2025-12-05T09:42:00Z"/>
          <w:rFonts w:ascii="Meiryo UI" w:eastAsia="Meiryo UI" w:hAnsi="Meiryo UI" w:cs="Yu Mincho Regular"/>
          <w:szCs w:val="21"/>
        </w:rPr>
      </w:pPr>
      <w:r w:rsidRPr="00D145D8">
        <w:rPr>
          <w:rFonts w:ascii="Meiryo UI" w:eastAsia="Meiryo UI" w:hAnsi="Meiryo UI" w:cs="Yu Mincho Regular"/>
          <w:szCs w:val="21"/>
        </w:rPr>
        <w:t>当社は、個人情報保護法その他関係法令を遵守し、個人情報を適法かつ適正に取り扱うため、本プライバシーポリシー（以下「本ポリシー」といいます。）を定めます。</w:t>
      </w:r>
      <w:del w:id="6" w:author="TO" w:date="2025-12-05T18:42:00Z" w16du:dateUtc="2025-12-05T09:42:00Z">
        <w:r w:rsidRPr="00D145D8" w:rsidDel="003F0E58">
          <w:rPr>
            <w:rFonts w:ascii="Meiryo UI" w:eastAsia="Meiryo UI" w:hAnsi="Meiryo UI" w:cs="Yu Mincho Regular"/>
            <w:szCs w:val="21"/>
          </w:rPr>
          <w:delText>利用者は、本サービスを利用することにより、本ポリシーの内容に同意したものとみなされます。</w:delText>
        </w:r>
      </w:del>
    </w:p>
    <w:p w14:paraId="68AED17E" w14:textId="355AC5DA" w:rsidR="003F0E58" w:rsidRPr="00D145D8" w:rsidRDefault="003F0E58" w:rsidP="00694938">
      <w:pPr>
        <w:rPr>
          <w:rFonts w:ascii="Meiryo UI" w:eastAsia="Meiryo UI" w:hAnsi="Meiryo UI" w:hint="eastAsia"/>
        </w:rPr>
      </w:pPr>
      <w:ins w:id="7" w:author="TO" w:date="2025-12-05T18:42:00Z" w16du:dateUtc="2025-12-05T09:42:00Z">
        <w:r>
          <w:rPr>
            <w:rFonts w:ascii="Meiryo UI" w:eastAsia="Meiryo UI" w:hAnsi="Meiryo UI" w:cs="Yu Mincho Regular" w:hint="eastAsia"/>
            <w:szCs w:val="21"/>
          </w:rPr>
          <w:t>お客様が当社のサービスを利用し、また利用しようとする場合には</w:t>
        </w:r>
      </w:ins>
      <w:ins w:id="8" w:author="TO" w:date="2025-12-05T18:43:00Z" w16du:dateUtc="2025-12-05T09:43:00Z">
        <w:r>
          <w:rPr>
            <w:rFonts w:ascii="Meiryo UI" w:eastAsia="Meiryo UI" w:hAnsi="Meiryo UI" w:cs="Yu Mincho Regular" w:hint="eastAsia"/>
            <w:szCs w:val="21"/>
          </w:rPr>
          <w:t>、本ポリシーが適用されるものとします。また、個別のサービスにおいて別途個人情報の取扱いについて定めている場合</w:t>
        </w:r>
      </w:ins>
      <w:ins w:id="9" w:author="TO" w:date="2025-12-05T18:44:00Z" w16du:dateUtc="2025-12-05T09:44:00Z">
        <w:r>
          <w:rPr>
            <w:rFonts w:ascii="Meiryo UI" w:eastAsia="Meiryo UI" w:hAnsi="Meiryo UI" w:cs="Yu Mincho Regular" w:hint="eastAsia"/>
            <w:szCs w:val="21"/>
          </w:rPr>
          <w:t>もございますので、そちらもご確認ください。</w:t>
        </w:r>
        <w:r w:rsidRPr="003F0E58">
          <w:rPr>
            <w:rFonts w:ascii="Meiryo UI" w:eastAsia="Meiryo UI" w:hAnsi="Meiryo UI" w:cs="Yu Mincho Regular" w:hint="eastAsia"/>
            <w:szCs w:val="21"/>
            <w:highlight w:val="yellow"/>
          </w:rPr>
          <w:t>【AST：</w:t>
        </w:r>
      </w:ins>
      <w:ins w:id="10" w:author="TO" w:date="2025-12-05T18:45:00Z" w16du:dateUtc="2025-12-05T09:45:00Z">
        <w:r w:rsidRPr="003F0E58">
          <w:rPr>
            <w:rFonts w:ascii="Meiryo UI" w:eastAsia="Meiryo UI" w:hAnsi="Meiryo UI" w:cs="Yu Mincho Regular" w:hint="eastAsia"/>
            <w:szCs w:val="21"/>
            <w:highlight w:val="yellow"/>
          </w:rPr>
          <w:t>ポリシーを公表しただけでは第三者</w:t>
        </w:r>
      </w:ins>
      <w:ins w:id="11" w:author="TO" w:date="2025-12-05T18:46:00Z" w16du:dateUtc="2025-12-05T09:46:00Z">
        <w:r w:rsidRPr="003F0E58">
          <w:rPr>
            <w:rFonts w:ascii="Meiryo UI" w:eastAsia="Meiryo UI" w:hAnsi="Meiryo UI" w:cs="Yu Mincho Regular" w:hint="eastAsia"/>
            <w:szCs w:val="21"/>
            <w:highlight w:val="yellow"/>
          </w:rPr>
          <w:t>提供等についての同意を取得したことにはならないので、別途、個別のサービス利用登録の際に、個人情報の取扱いについて明示して、同意を</w:t>
        </w:r>
      </w:ins>
      <w:ins w:id="12" w:author="TO" w:date="2025-12-05T18:47:00Z" w16du:dateUtc="2025-12-05T09:47:00Z">
        <w:r w:rsidRPr="003F0E58">
          <w:rPr>
            <w:rFonts w:ascii="Meiryo UI" w:eastAsia="Meiryo UI" w:hAnsi="Meiryo UI" w:cs="Yu Mincho Regular" w:hint="eastAsia"/>
            <w:szCs w:val="21"/>
            <w:highlight w:val="yellow"/>
          </w:rPr>
          <w:t>とることになります。</w:t>
        </w:r>
      </w:ins>
      <w:ins w:id="13" w:author="TO" w:date="2025-12-05T18:44:00Z" w16du:dateUtc="2025-12-05T09:44:00Z">
        <w:r w:rsidRPr="003F0E58">
          <w:rPr>
            <w:rFonts w:ascii="Meiryo UI" w:eastAsia="Meiryo UI" w:hAnsi="Meiryo UI" w:cs="Yu Mincho Regular" w:hint="eastAsia"/>
            <w:szCs w:val="21"/>
            <w:highlight w:val="yellow"/>
          </w:rPr>
          <w:t>】</w:t>
        </w:r>
      </w:ins>
    </w:p>
    <w:p w14:paraId="16C24699" w14:textId="4203E5F0" w:rsidR="485CFE20" w:rsidRPr="00D145D8" w:rsidRDefault="485CFE20" w:rsidP="00694938">
      <w:pPr>
        <w:rPr>
          <w:rFonts w:ascii="Meiryo UI" w:eastAsia="Meiryo UI" w:hAnsi="Meiryo UI"/>
        </w:rPr>
      </w:pPr>
    </w:p>
    <w:p w14:paraId="4243D1AA" w14:textId="7AE23964" w:rsidR="594A0319" w:rsidRPr="00B055AD" w:rsidRDefault="594A0319" w:rsidP="00694938">
      <w:pPr>
        <w:rPr>
          <w:rFonts w:ascii="Meiryo UI" w:eastAsia="Meiryo UI" w:hAnsi="Meiryo UI"/>
          <w:b/>
          <w:bCs/>
        </w:rPr>
      </w:pPr>
      <w:r w:rsidRPr="00B055AD">
        <w:rPr>
          <w:rFonts w:ascii="Meiryo UI" w:eastAsia="Meiryo UI" w:hAnsi="Meiryo UI"/>
          <w:b/>
          <w:bCs/>
        </w:rPr>
        <w:t>第</w:t>
      </w:r>
      <w:r w:rsidR="58F7CFDF" w:rsidRPr="00B055AD">
        <w:rPr>
          <w:rFonts w:ascii="Meiryo UI" w:eastAsia="Meiryo UI" w:hAnsi="Meiryo UI"/>
          <w:b/>
          <w:bCs/>
        </w:rPr>
        <w:t>1</w:t>
      </w:r>
      <w:r w:rsidRPr="00B055AD">
        <w:rPr>
          <w:rFonts w:ascii="Meiryo UI" w:eastAsia="Meiryo UI" w:hAnsi="Meiryo UI"/>
          <w:b/>
          <w:bCs/>
        </w:rPr>
        <w:t>条　用語の定義</w:t>
      </w:r>
    </w:p>
    <w:p w14:paraId="7D3D727B" w14:textId="54AAFC30" w:rsidR="06663D10" w:rsidRPr="00D145D8" w:rsidRDefault="06663D10" w:rsidP="00694938">
      <w:pPr>
        <w:rPr>
          <w:rFonts w:ascii="Meiryo UI" w:eastAsia="Meiryo UI" w:hAnsi="Meiryo UI"/>
        </w:rPr>
      </w:pPr>
      <w:r w:rsidRPr="00D145D8">
        <w:rPr>
          <w:rFonts w:ascii="Meiryo UI" w:eastAsia="Meiryo UI" w:hAnsi="Meiryo UI" w:cs="Yu Mincho Regular"/>
          <w:szCs w:val="21"/>
        </w:rPr>
        <w:t>本プライバシーポリシーにおいて使用する用語の定義は、個人情報保護法その他関連法令の定めに従うものとします。</w:t>
      </w:r>
    </w:p>
    <w:p w14:paraId="2DA43A69" w14:textId="53FDD739" w:rsidR="00B055AD" w:rsidRPr="00D145D8" w:rsidRDefault="06663D10" w:rsidP="00694938">
      <w:pPr>
        <w:rPr>
          <w:rFonts w:ascii="Meiryo UI" w:eastAsia="Meiryo UI" w:hAnsi="Meiryo UI"/>
        </w:rPr>
      </w:pPr>
      <w:r w:rsidRPr="00D145D8">
        <w:rPr>
          <w:rFonts w:ascii="Meiryo UI" w:eastAsia="Meiryo UI" w:hAnsi="Meiryo UI" w:cs="Yu Mincho Regular"/>
          <w:szCs w:val="21"/>
        </w:rPr>
        <w:t>なお、本サービスとは、当社が提供するAI面接ツールおよび</w:t>
      </w:r>
      <w:r w:rsidR="0085474D">
        <w:rPr>
          <w:rFonts w:ascii="Meiryo UI" w:eastAsia="Meiryo UI" w:hAnsi="Meiryo UI" w:cs="Yu Mincho Regular" w:hint="eastAsia"/>
          <w:szCs w:val="21"/>
        </w:rPr>
        <w:t>採用支援</w:t>
      </w:r>
      <w:r w:rsidRPr="00D145D8">
        <w:rPr>
          <w:rFonts w:ascii="Meiryo UI" w:eastAsia="Meiryo UI" w:hAnsi="Meiryo UI" w:cs="Yu Mincho Regular"/>
          <w:szCs w:val="21"/>
        </w:rPr>
        <w:t>プラットフォームを含む一連のサービスを指し、利用者とは、本サービス</w:t>
      </w:r>
      <w:ins w:id="14" w:author="TO" w:date="2025-12-05T18:48:00Z" w16du:dateUtc="2025-12-05T09:48:00Z">
        <w:r w:rsidR="003F0E58">
          <w:rPr>
            <w:rFonts w:ascii="Meiryo UI" w:eastAsia="Meiryo UI" w:hAnsi="Meiryo UI" w:cs="Yu Mincho Regular" w:hint="eastAsia"/>
            <w:szCs w:val="21"/>
          </w:rPr>
          <w:t>の</w:t>
        </w:r>
      </w:ins>
      <w:del w:id="15" w:author="TO" w:date="2025-12-05T18:48:00Z" w16du:dateUtc="2025-12-05T09:48:00Z">
        <w:r w:rsidRPr="00D145D8" w:rsidDel="003F0E58">
          <w:rPr>
            <w:rFonts w:ascii="Meiryo UI" w:eastAsia="Meiryo UI" w:hAnsi="Meiryo UI" w:cs="Yu Mincho Regular"/>
            <w:szCs w:val="21"/>
          </w:rPr>
          <w:delText>を</w:delText>
        </w:r>
      </w:del>
      <w:r w:rsidRPr="00D145D8">
        <w:rPr>
          <w:rFonts w:ascii="Meiryo UI" w:eastAsia="Meiryo UI" w:hAnsi="Meiryo UI" w:cs="Yu Mincho Regular"/>
          <w:szCs w:val="21"/>
        </w:rPr>
        <w:t>利用または利用申込</w:t>
      </w:r>
      <w:ins w:id="16" w:author="TO" w:date="2025-12-05T18:48:00Z" w16du:dateUtc="2025-12-05T09:48:00Z">
        <w:r w:rsidR="003F0E58">
          <w:rPr>
            <w:rFonts w:ascii="Meiryo UI" w:eastAsia="Meiryo UI" w:hAnsi="Meiryo UI" w:cs="Yu Mincho Regular" w:hint="eastAsia"/>
            <w:szCs w:val="21"/>
          </w:rPr>
          <w:t>、利用検討</w:t>
        </w:r>
      </w:ins>
      <w:r w:rsidRPr="00D145D8">
        <w:rPr>
          <w:rFonts w:ascii="Meiryo UI" w:eastAsia="Meiryo UI" w:hAnsi="Meiryo UI" w:cs="Yu Mincho Regular"/>
          <w:szCs w:val="21"/>
        </w:rPr>
        <w:t>を行う</w:t>
      </w:r>
      <w:r w:rsidR="005A65A4">
        <w:rPr>
          <w:rFonts w:ascii="Meiryo UI" w:eastAsia="Meiryo UI" w:hAnsi="Meiryo UI" w:cs="Yu Mincho Regular" w:hint="eastAsia"/>
          <w:szCs w:val="21"/>
        </w:rPr>
        <w:t>法人または</w:t>
      </w:r>
      <w:r w:rsidRPr="00D145D8">
        <w:rPr>
          <w:rFonts w:ascii="Meiryo UI" w:eastAsia="Meiryo UI" w:hAnsi="Meiryo UI" w:cs="Yu Mincho Regular"/>
          <w:szCs w:val="21"/>
        </w:rPr>
        <w:t>個人をいいます。</w:t>
      </w:r>
    </w:p>
    <w:p w14:paraId="5F50E09C" w14:textId="2569B623" w:rsidR="485CFE20" w:rsidRPr="00D145D8" w:rsidRDefault="485CFE20" w:rsidP="00694938">
      <w:pPr>
        <w:rPr>
          <w:rFonts w:ascii="Meiryo UI" w:eastAsia="Meiryo UI" w:hAnsi="Meiryo UI"/>
        </w:rPr>
      </w:pPr>
    </w:p>
    <w:p w14:paraId="4A8A9330" w14:textId="6CB0FAA4" w:rsidR="485CFE20" w:rsidRPr="00B055AD" w:rsidRDefault="6E96405E" w:rsidP="00694938">
      <w:pPr>
        <w:rPr>
          <w:rFonts w:ascii="Meiryo UI" w:eastAsia="Meiryo UI" w:hAnsi="Meiryo UI"/>
          <w:b/>
          <w:bCs/>
        </w:rPr>
      </w:pPr>
      <w:r w:rsidRPr="00B055AD">
        <w:rPr>
          <w:rFonts w:ascii="Meiryo UI" w:eastAsia="Meiryo UI" w:hAnsi="Meiryo UI"/>
          <w:b/>
          <w:bCs/>
        </w:rPr>
        <w:t>第</w:t>
      </w:r>
      <w:r w:rsidR="27A63FF5" w:rsidRPr="00B055AD">
        <w:rPr>
          <w:rFonts w:ascii="Meiryo UI" w:eastAsia="Meiryo UI" w:hAnsi="Meiryo UI"/>
          <w:b/>
          <w:bCs/>
        </w:rPr>
        <w:t>2</w:t>
      </w:r>
      <w:r w:rsidRPr="00B055AD">
        <w:rPr>
          <w:rFonts w:ascii="Meiryo UI" w:eastAsia="Meiryo UI" w:hAnsi="Meiryo UI"/>
          <w:b/>
          <w:bCs/>
        </w:rPr>
        <w:t>条　取得する個人情報</w:t>
      </w:r>
    </w:p>
    <w:p w14:paraId="5C1DF273" w14:textId="47DB16C9" w:rsidR="6EB55E44" w:rsidRPr="00D145D8" w:rsidRDefault="6EB55E44" w:rsidP="00694938">
      <w:pPr>
        <w:rPr>
          <w:rFonts w:ascii="Meiryo UI" w:eastAsia="Meiryo UI" w:hAnsi="Meiryo UI"/>
        </w:rPr>
      </w:pPr>
      <w:r w:rsidRPr="00D145D8">
        <w:rPr>
          <w:rFonts w:ascii="Meiryo UI" w:eastAsia="Meiryo UI" w:hAnsi="Meiryo UI" w:cs="Yu Mincho Regular"/>
          <w:szCs w:val="21"/>
        </w:rPr>
        <w:t>当社は、本サービスの提供にあたり、利用者の個人情報を含む以下の情報を適法かつ公正な手段により取得します。</w:t>
      </w:r>
    </w:p>
    <w:p w14:paraId="0C43498A" w14:textId="77777777" w:rsidR="00744298" w:rsidRPr="00744298" w:rsidRDefault="6EB55E44" w:rsidP="00744298">
      <w:pPr>
        <w:rPr>
          <w:rFonts w:ascii="Meiryo UI" w:eastAsia="Meiryo UI" w:hAnsi="Meiryo UI" w:cs="Yu Mincho Regular"/>
          <w:szCs w:val="21"/>
        </w:rPr>
      </w:pPr>
      <w:r w:rsidRPr="00744298">
        <w:rPr>
          <w:rFonts w:ascii="Meiryo UI" w:eastAsia="Meiryo UI" w:hAnsi="Meiryo UI" w:cs="Yu Mincho Regular"/>
          <w:b/>
          <w:bCs/>
          <w:szCs w:val="21"/>
        </w:rPr>
        <w:t>本人確認および基本属性に関する情報</w:t>
      </w:r>
    </w:p>
    <w:p w14:paraId="4F4CD69F" w14:textId="77777777" w:rsidR="00744298" w:rsidRPr="00744298" w:rsidRDefault="6EB55E44" w:rsidP="00744298">
      <w:pPr>
        <w:pStyle w:val="a9"/>
        <w:numPr>
          <w:ilvl w:val="0"/>
          <w:numId w:val="10"/>
        </w:numPr>
        <w:rPr>
          <w:rFonts w:ascii="Meiryo UI" w:eastAsia="Meiryo UI" w:hAnsi="Meiryo UI" w:cs="Yu Mincho Regular"/>
          <w:szCs w:val="21"/>
        </w:rPr>
      </w:pPr>
      <w:r w:rsidRPr="00744298">
        <w:rPr>
          <w:rFonts w:ascii="Meiryo UI" w:eastAsia="Meiryo UI" w:hAnsi="Meiryo UI" w:cs="Yu Mincho Regular"/>
          <w:szCs w:val="21"/>
        </w:rPr>
        <w:t>氏名、生年月日、性別、住所、電話番号、メールアドレス</w:t>
      </w:r>
    </w:p>
    <w:p w14:paraId="3699C8EA" w14:textId="77777777" w:rsidR="00744298" w:rsidRPr="00744298" w:rsidRDefault="6EB55E44" w:rsidP="00744298">
      <w:pPr>
        <w:pStyle w:val="a9"/>
        <w:numPr>
          <w:ilvl w:val="0"/>
          <w:numId w:val="10"/>
        </w:numPr>
        <w:rPr>
          <w:rFonts w:ascii="Meiryo UI" w:eastAsia="Meiryo UI" w:hAnsi="Meiryo UI" w:cs="Yu Mincho Regular"/>
          <w:szCs w:val="21"/>
        </w:rPr>
      </w:pPr>
      <w:r w:rsidRPr="00744298">
        <w:rPr>
          <w:rFonts w:ascii="Meiryo UI" w:eastAsia="Meiryo UI" w:hAnsi="Meiryo UI" w:cs="Yu Mincho Regular"/>
          <w:szCs w:val="21"/>
        </w:rPr>
        <w:t>ユーザーID、パスワード、SNSアカウント情報</w:t>
      </w:r>
    </w:p>
    <w:p w14:paraId="1FCCE23A" w14:textId="77777777" w:rsidR="00744298" w:rsidRPr="00744298" w:rsidRDefault="6EB55E44" w:rsidP="00744298">
      <w:pPr>
        <w:pStyle w:val="a9"/>
        <w:numPr>
          <w:ilvl w:val="0"/>
          <w:numId w:val="10"/>
        </w:numPr>
        <w:rPr>
          <w:rFonts w:ascii="Meiryo UI" w:eastAsia="Meiryo UI" w:hAnsi="Meiryo UI" w:cs="Yu Mincho Regular"/>
          <w:szCs w:val="21"/>
        </w:rPr>
      </w:pPr>
      <w:r w:rsidRPr="00744298">
        <w:rPr>
          <w:rFonts w:ascii="Meiryo UI" w:eastAsia="Meiryo UI" w:hAnsi="Meiryo UI" w:cs="Yu Mincho Regular"/>
          <w:szCs w:val="21"/>
        </w:rPr>
        <w:t>学歴、職務経歴、資格、スキル、賞罰、その他採用活動に関連する情報</w:t>
      </w:r>
    </w:p>
    <w:p w14:paraId="3B6AD09B" w14:textId="77777777" w:rsidR="00744298" w:rsidRPr="00744298" w:rsidRDefault="6EB55E44" w:rsidP="00744298">
      <w:pPr>
        <w:pStyle w:val="a9"/>
        <w:numPr>
          <w:ilvl w:val="0"/>
          <w:numId w:val="10"/>
        </w:numPr>
        <w:rPr>
          <w:rFonts w:ascii="Meiryo UI" w:eastAsia="Meiryo UI" w:hAnsi="Meiryo UI" w:cs="Yu Mincho Regular"/>
          <w:szCs w:val="21"/>
        </w:rPr>
      </w:pPr>
      <w:r w:rsidRPr="00744298">
        <w:rPr>
          <w:rFonts w:ascii="Meiryo UI" w:eastAsia="Meiryo UI" w:hAnsi="Meiryo UI" w:cs="Yu Mincho Regular"/>
          <w:szCs w:val="21"/>
        </w:rPr>
        <w:t>企業アカウントに関する情報（担当者氏名、部署、役職、連絡先等）</w:t>
      </w:r>
    </w:p>
    <w:p w14:paraId="4BE5E9B1" w14:textId="77777777" w:rsidR="001E387F" w:rsidRDefault="6EB55E44" w:rsidP="00694938">
      <w:pPr>
        <w:pStyle w:val="a9"/>
        <w:numPr>
          <w:ilvl w:val="0"/>
          <w:numId w:val="10"/>
        </w:numPr>
        <w:rPr>
          <w:rFonts w:ascii="Meiryo UI" w:eastAsia="Meiryo UI" w:hAnsi="Meiryo UI" w:cs="Yu Mincho Regular"/>
          <w:szCs w:val="21"/>
        </w:rPr>
      </w:pPr>
      <w:r w:rsidRPr="00744298">
        <w:rPr>
          <w:rFonts w:ascii="Meiryo UI" w:eastAsia="Meiryo UI" w:hAnsi="Meiryo UI" w:cs="Yu Mincho Regular"/>
          <w:szCs w:val="21"/>
        </w:rPr>
        <w:t>運転免許証、住民票等の本人確認書類（確認目的の範囲で容姿を含む画像データを取得する場合あり）</w:t>
      </w:r>
    </w:p>
    <w:p w14:paraId="40695AAF" w14:textId="77777777" w:rsidR="001E387F" w:rsidRPr="001E387F" w:rsidRDefault="6EB55E44" w:rsidP="001E387F">
      <w:pPr>
        <w:rPr>
          <w:rFonts w:ascii="Meiryo UI" w:eastAsia="Meiryo UI" w:hAnsi="Meiryo UI" w:cs="Yu Mincho Regular"/>
          <w:szCs w:val="21"/>
        </w:rPr>
      </w:pPr>
      <w:r w:rsidRPr="001E387F">
        <w:rPr>
          <w:rFonts w:ascii="Meiryo UI" w:eastAsia="Meiryo UI" w:hAnsi="Meiryo UI" w:cs="Yu Mincho Regular"/>
          <w:b/>
          <w:bCs/>
          <w:szCs w:val="21"/>
        </w:rPr>
        <w:t>面接</w:t>
      </w:r>
      <w:r w:rsidR="00744298" w:rsidRPr="001E387F">
        <w:rPr>
          <w:rFonts w:ascii="Meiryo UI" w:eastAsia="Meiryo UI" w:hAnsi="Meiryo UI" w:cs="Yu Mincho Regular" w:hint="eastAsia"/>
          <w:b/>
          <w:bCs/>
          <w:szCs w:val="21"/>
        </w:rPr>
        <w:t>・選考</w:t>
      </w:r>
      <w:r w:rsidRPr="001E387F">
        <w:rPr>
          <w:rFonts w:ascii="Meiryo UI" w:eastAsia="Meiryo UI" w:hAnsi="Meiryo UI" w:cs="Yu Mincho Regular"/>
          <w:b/>
          <w:bCs/>
          <w:szCs w:val="21"/>
        </w:rPr>
        <w:t>関連</w:t>
      </w:r>
      <w:r w:rsidR="00E5015B" w:rsidRPr="001E387F">
        <w:rPr>
          <w:rFonts w:ascii="Meiryo UI" w:eastAsia="Meiryo UI" w:hAnsi="Meiryo UI" w:cs="Yu Mincho Regular" w:hint="eastAsia"/>
          <w:b/>
          <w:bCs/>
          <w:szCs w:val="21"/>
        </w:rPr>
        <w:t>データ</w:t>
      </w:r>
    </w:p>
    <w:p w14:paraId="080E994D" w14:textId="77777777" w:rsidR="001E387F" w:rsidRPr="00E77993" w:rsidRDefault="00744298" w:rsidP="00694938">
      <w:pPr>
        <w:pStyle w:val="a9"/>
        <w:numPr>
          <w:ilvl w:val="0"/>
          <w:numId w:val="10"/>
        </w:numPr>
        <w:rPr>
          <w:rFonts w:ascii="Meiryo UI" w:eastAsia="Meiryo UI" w:hAnsi="Meiryo UI" w:cs="Yu Mincho Regular"/>
          <w:szCs w:val="21"/>
        </w:rPr>
      </w:pPr>
      <w:r w:rsidRPr="00E77993">
        <w:rPr>
          <w:rFonts w:ascii="Meiryo UI" w:eastAsia="Meiryo UI" w:hAnsi="Meiryo UI" w:cs="Yu Mincho Regular"/>
          <w:szCs w:val="21"/>
        </w:rPr>
        <w:t>面接に関するテキスト化された回答内容、音声信号（抑揚・テンポ等の抽出値を含む）、映像（姿勢・表情の解析値を含む）</w:t>
      </w:r>
    </w:p>
    <w:p w14:paraId="113B45BC" w14:textId="77777777" w:rsid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本サービスを介してやり取りされるメッセージ、スカウト通知、応募履歴、評価結果</w:t>
      </w:r>
    </w:p>
    <w:p w14:paraId="1C8C3616" w14:textId="77777777" w:rsidR="001E387F" w:rsidRPr="001E387F" w:rsidRDefault="6EB55E44" w:rsidP="001E387F">
      <w:pPr>
        <w:rPr>
          <w:rFonts w:ascii="Meiryo UI" w:eastAsia="Meiryo UI" w:hAnsi="Meiryo UI" w:cs="Yu Mincho Regular"/>
          <w:szCs w:val="21"/>
        </w:rPr>
      </w:pPr>
      <w:r w:rsidRPr="001E387F">
        <w:rPr>
          <w:rFonts w:ascii="Meiryo UI" w:eastAsia="Meiryo UI" w:hAnsi="Meiryo UI" w:cs="Yu Mincho Regular"/>
          <w:b/>
          <w:bCs/>
          <w:szCs w:val="21"/>
        </w:rPr>
        <w:t>利用状況や行動履歴に関する情報</w:t>
      </w:r>
    </w:p>
    <w:p w14:paraId="47268324" w14:textId="77777777" w:rsidR="001E387F" w:rsidRP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Cookie ID、端末識別子（デバイスID）、IPアドレス、位置情報</w:t>
      </w:r>
    </w:p>
    <w:p w14:paraId="1CF8AA2C" w14:textId="77777777" w:rsidR="001E387F" w:rsidRP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アクセスログ、ブラウザ情報、言語設定、操作履歴、検索履歴</w:t>
      </w:r>
    </w:p>
    <w:p w14:paraId="27E137C0" w14:textId="7C6202BE" w:rsidR="001E387F" w:rsidRDefault="6EB55E44" w:rsidP="00694938">
      <w:pPr>
        <w:pStyle w:val="a9"/>
        <w:numPr>
          <w:ilvl w:val="0"/>
          <w:numId w:val="10"/>
        </w:numPr>
        <w:rPr>
          <w:ins w:id="17" w:author="TO" w:date="2025-12-05T18:48:00Z" w16du:dateUtc="2025-12-05T09:48:00Z"/>
          <w:rFonts w:ascii="Meiryo UI" w:eastAsia="Meiryo UI" w:hAnsi="Meiryo UI" w:cs="Yu Mincho Regular"/>
          <w:szCs w:val="21"/>
        </w:rPr>
      </w:pPr>
      <w:r w:rsidRPr="001E387F">
        <w:rPr>
          <w:rFonts w:ascii="Meiryo UI" w:eastAsia="Meiryo UI" w:hAnsi="Meiryo UI" w:cs="Yu Mincho Regular"/>
          <w:szCs w:val="21"/>
        </w:rPr>
        <w:t>求人情報の閲覧履歴、応募状況、スカウトの送受信履歴、開封状況</w:t>
      </w:r>
    </w:p>
    <w:p w14:paraId="7893DE82" w14:textId="6F46BB8F" w:rsidR="003F0E58" w:rsidRPr="00E77993" w:rsidRDefault="003F0E58" w:rsidP="00694938">
      <w:pPr>
        <w:pStyle w:val="a9"/>
        <w:numPr>
          <w:ilvl w:val="0"/>
          <w:numId w:val="10"/>
        </w:numPr>
        <w:rPr>
          <w:rFonts w:ascii="Meiryo UI" w:eastAsia="Meiryo UI" w:hAnsi="Meiryo UI" w:cs="Yu Mincho Regular"/>
          <w:szCs w:val="21"/>
        </w:rPr>
      </w:pPr>
      <w:ins w:id="18" w:author="TO" w:date="2025-12-05T18:48:00Z" w16du:dateUtc="2025-12-05T09:48:00Z">
        <w:r>
          <w:rPr>
            <w:rFonts w:ascii="Meiryo UI" w:eastAsia="Meiryo UI" w:hAnsi="Meiryo UI" w:cs="Yu Mincho Regular" w:hint="eastAsia"/>
            <w:szCs w:val="21"/>
          </w:rPr>
          <w:t>サービス利用等に関する決済方法、決済状況</w:t>
        </w:r>
      </w:ins>
    </w:p>
    <w:p w14:paraId="5B31212C" w14:textId="77777777" w:rsidR="001E387F" w:rsidRPr="001E387F" w:rsidRDefault="6EB55E44" w:rsidP="001E387F">
      <w:pPr>
        <w:rPr>
          <w:rFonts w:ascii="Meiryo UI" w:eastAsia="Meiryo UI" w:hAnsi="Meiryo UI" w:cs="Yu Mincho Regular"/>
          <w:szCs w:val="21"/>
        </w:rPr>
      </w:pPr>
      <w:r w:rsidRPr="001E387F">
        <w:rPr>
          <w:rFonts w:ascii="Meiryo UI" w:eastAsia="Meiryo UI" w:hAnsi="Meiryo UI" w:cs="Yu Mincho Regular"/>
          <w:b/>
          <w:bCs/>
          <w:szCs w:val="21"/>
        </w:rPr>
        <w:t>外部サービス・第三者から取得する情報</w:t>
      </w:r>
    </w:p>
    <w:p w14:paraId="238E0062" w14:textId="77777777" w:rsidR="001E387F" w:rsidRPr="001E387F" w:rsidRDefault="6EB55E44" w:rsidP="001E387F">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lastRenderedPageBreak/>
        <w:t>外部連携サービスから取得するID・プロフィール情報</w:t>
      </w:r>
    </w:p>
    <w:p w14:paraId="277007F6" w14:textId="41B439DC" w:rsid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提携企業や採用企業から提供される選考進捗状況、内定情報、入社予定日、</w:t>
      </w:r>
      <w:ins w:id="19" w:author="TO" w:date="2025-12-05T18:49:00Z" w16du:dateUtc="2025-12-05T09:49:00Z">
        <w:r w:rsidR="003F0E58">
          <w:rPr>
            <w:rFonts w:ascii="Meiryo UI" w:eastAsia="Meiryo UI" w:hAnsi="Meiryo UI" w:cs="Yu Mincho Regular" w:hint="eastAsia"/>
            <w:szCs w:val="21"/>
          </w:rPr>
          <w:t>勤務条件</w:t>
        </w:r>
      </w:ins>
      <w:del w:id="20" w:author="TO" w:date="2025-12-05T18:49:00Z" w16du:dateUtc="2025-12-05T09:49:00Z">
        <w:r w:rsidRPr="001E387F" w:rsidDel="003F0E58">
          <w:rPr>
            <w:rFonts w:ascii="Meiryo UI" w:eastAsia="Meiryo UI" w:hAnsi="Meiryo UI" w:cs="Yu Mincho Regular"/>
            <w:szCs w:val="21"/>
          </w:rPr>
          <w:delText>予定年収</w:delText>
        </w:r>
      </w:del>
      <w:r w:rsidRPr="001E387F">
        <w:rPr>
          <w:rFonts w:ascii="Meiryo UI" w:eastAsia="Meiryo UI" w:hAnsi="Meiryo UI" w:cs="Yu Mincho Regular"/>
          <w:szCs w:val="21"/>
        </w:rPr>
        <w:t>等</w:t>
      </w:r>
    </w:p>
    <w:p w14:paraId="741BA5FC" w14:textId="77777777" w:rsidR="001E387F" w:rsidRPr="001E387F" w:rsidRDefault="6EB55E44" w:rsidP="001E387F">
      <w:pPr>
        <w:rPr>
          <w:rFonts w:ascii="Meiryo UI" w:eastAsia="Meiryo UI" w:hAnsi="Meiryo UI" w:cs="Yu Mincho Regular"/>
          <w:szCs w:val="21"/>
        </w:rPr>
      </w:pPr>
      <w:r w:rsidRPr="001E387F">
        <w:rPr>
          <w:rFonts w:ascii="Meiryo UI" w:eastAsia="Meiryo UI" w:hAnsi="Meiryo UI" w:cs="Yu Mincho Regular"/>
          <w:b/>
          <w:bCs/>
          <w:szCs w:val="21"/>
        </w:rPr>
        <w:t>その他</w:t>
      </w:r>
    </w:p>
    <w:p w14:paraId="04D17E4E" w14:textId="77777777" w:rsidR="001E387F" w:rsidRP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問い合わせフォーム、カスタマーサポート等を通じて利用者から提供される情報</w:t>
      </w:r>
    </w:p>
    <w:p w14:paraId="5CF44817" w14:textId="77777777" w:rsidR="001E387F" w:rsidRP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セミナー、イベント、キャンペーン参加時に提供される情報</w:t>
      </w:r>
    </w:p>
    <w:p w14:paraId="1C872EB7" w14:textId="13326E84" w:rsidR="6EB55E44" w:rsidRPr="001E387F" w:rsidRDefault="6EB55E44" w:rsidP="00694938">
      <w:pPr>
        <w:pStyle w:val="a9"/>
        <w:numPr>
          <w:ilvl w:val="0"/>
          <w:numId w:val="10"/>
        </w:numPr>
        <w:rPr>
          <w:rFonts w:ascii="Meiryo UI" w:eastAsia="Meiryo UI" w:hAnsi="Meiryo UI" w:cs="Yu Mincho Regular"/>
          <w:szCs w:val="21"/>
        </w:rPr>
      </w:pPr>
      <w:r w:rsidRPr="001E387F">
        <w:rPr>
          <w:rFonts w:ascii="Meiryo UI" w:eastAsia="Meiryo UI" w:hAnsi="Meiryo UI" w:cs="Yu Mincho Regular"/>
          <w:szCs w:val="21"/>
        </w:rPr>
        <w:t>その他、サービス</w:t>
      </w:r>
      <w:ins w:id="21" w:author="TO" w:date="2025-12-05T18:49:00Z" w16du:dateUtc="2025-12-05T09:49:00Z">
        <w:r w:rsidR="003F0E58">
          <w:rPr>
            <w:rFonts w:ascii="Meiryo UI" w:eastAsia="Meiryo UI" w:hAnsi="Meiryo UI" w:cs="Yu Mincho Regular" w:hint="eastAsia"/>
            <w:szCs w:val="21"/>
          </w:rPr>
          <w:t>提供・</w:t>
        </w:r>
      </w:ins>
      <w:r w:rsidRPr="001E387F">
        <w:rPr>
          <w:rFonts w:ascii="Meiryo UI" w:eastAsia="Meiryo UI" w:hAnsi="Meiryo UI" w:cs="Yu Mincho Regular"/>
          <w:szCs w:val="21"/>
        </w:rPr>
        <w:t>運営上必要な範囲で取得する情報</w:t>
      </w:r>
    </w:p>
    <w:p w14:paraId="6428AB1A" w14:textId="40E41E33" w:rsidR="485CFE20" w:rsidRPr="00D145D8" w:rsidRDefault="485CFE20" w:rsidP="00694938">
      <w:pPr>
        <w:rPr>
          <w:rFonts w:ascii="Meiryo UI" w:eastAsia="Meiryo UI" w:hAnsi="Meiryo UI"/>
        </w:rPr>
      </w:pPr>
    </w:p>
    <w:p w14:paraId="63FF0052" w14:textId="12D173EB" w:rsidR="6E96405E" w:rsidRPr="00D145D8" w:rsidRDefault="6E96405E" w:rsidP="00694938">
      <w:pPr>
        <w:rPr>
          <w:rFonts w:ascii="Meiryo UI" w:eastAsia="Meiryo UI" w:hAnsi="Meiryo UI"/>
        </w:rPr>
      </w:pPr>
      <w:r w:rsidRPr="00D145D8">
        <w:rPr>
          <w:rFonts w:ascii="Meiryo UI" w:eastAsia="Meiryo UI" w:hAnsi="Meiryo UI"/>
        </w:rPr>
        <w:t>第</w:t>
      </w:r>
      <w:r w:rsidR="42FA0A41" w:rsidRPr="00D145D8">
        <w:rPr>
          <w:rFonts w:ascii="Meiryo UI" w:eastAsia="Meiryo UI" w:hAnsi="Meiryo UI"/>
        </w:rPr>
        <w:t>3</w:t>
      </w:r>
      <w:r w:rsidRPr="00D145D8">
        <w:rPr>
          <w:rFonts w:ascii="Meiryo UI" w:eastAsia="Meiryo UI" w:hAnsi="Meiryo UI"/>
        </w:rPr>
        <w:t xml:space="preserve">条　</w:t>
      </w:r>
      <w:r w:rsidR="53C92B0F" w:rsidRPr="00D145D8">
        <w:rPr>
          <w:rFonts w:ascii="Meiryo UI" w:eastAsia="Meiryo UI" w:hAnsi="Meiryo UI"/>
        </w:rPr>
        <w:t>個人情報の利用目的</w:t>
      </w:r>
    </w:p>
    <w:p w14:paraId="6BFBD594" w14:textId="70F55F29" w:rsidR="07A9F63A" w:rsidRPr="00D145D8" w:rsidRDefault="07A9F63A" w:rsidP="00694938">
      <w:pPr>
        <w:rPr>
          <w:rFonts w:ascii="Meiryo UI" w:eastAsia="Meiryo UI" w:hAnsi="Meiryo UI"/>
        </w:rPr>
      </w:pPr>
      <w:r w:rsidRPr="00D145D8">
        <w:rPr>
          <w:rFonts w:ascii="Meiryo UI" w:eastAsia="Meiryo UI" w:hAnsi="Meiryo UI" w:cs="Yu Mincho Regular"/>
          <w:szCs w:val="21"/>
        </w:rPr>
        <w:t>当社は、取得した個人情報を以下の目的で利用します。</w:t>
      </w:r>
    </w:p>
    <w:p w14:paraId="3F5C54E9" w14:textId="73EF560A" w:rsidR="003F0E58" w:rsidRDefault="07A9F63A" w:rsidP="00694938">
      <w:pPr>
        <w:rPr>
          <w:ins w:id="22" w:author="TO" w:date="2025-12-05T18:49:00Z" w16du:dateUtc="2025-12-05T09:49:00Z"/>
          <w:rFonts w:ascii="Meiryo UI" w:eastAsia="Meiryo UI" w:hAnsi="Meiryo UI" w:cs="Yu Mincho Regular" w:hint="eastAsia"/>
          <w:szCs w:val="21"/>
        </w:rPr>
      </w:pPr>
      <w:r w:rsidRPr="00ED6992">
        <w:rPr>
          <w:rFonts w:ascii="Meiryo UI" w:eastAsia="Meiryo UI" w:hAnsi="Meiryo UI" w:cs="Yu Mincho Regular"/>
          <w:b/>
          <w:bCs/>
          <w:szCs w:val="21"/>
        </w:rPr>
        <w:t>サービス提供・会員管理</w:t>
      </w:r>
      <w:r w:rsidRPr="00D145D8">
        <w:rPr>
          <w:rFonts w:ascii="Meiryo UI" w:eastAsia="Meiryo UI" w:hAnsi="Meiryo UI"/>
        </w:rPr>
        <w:br/>
      </w:r>
      <w:r w:rsidRPr="00D145D8">
        <w:rPr>
          <w:rFonts w:ascii="Meiryo UI" w:eastAsia="Meiryo UI" w:hAnsi="Meiryo UI" w:cs="Yu Mincho Regular"/>
          <w:szCs w:val="21"/>
        </w:rPr>
        <w:t xml:space="preserve"> </w:t>
      </w:r>
      <w:ins w:id="23" w:author="TO" w:date="2025-12-05T18:50:00Z" w16du:dateUtc="2025-12-05T09:50:00Z">
        <w:r w:rsidR="003F0E58" w:rsidRPr="00D145D8">
          <w:rPr>
            <w:rFonts w:ascii="Meiryo UI" w:eastAsia="Meiryo UI" w:hAnsi="Meiryo UI" w:cs="Yu Mincho Regular"/>
            <w:szCs w:val="21"/>
          </w:rPr>
          <w:t>・本サービス</w:t>
        </w:r>
        <w:r w:rsidR="00955788">
          <w:rPr>
            <w:rFonts w:ascii="Meiryo UI" w:eastAsia="Meiryo UI" w:hAnsi="Meiryo UI" w:cs="Yu Mincho Regular" w:hint="eastAsia"/>
            <w:szCs w:val="21"/>
          </w:rPr>
          <w:t>の提供</w:t>
        </w:r>
      </w:ins>
    </w:p>
    <w:p w14:paraId="2E6683A3" w14:textId="2713D843" w:rsidR="07A9F63A" w:rsidRPr="00D145D8" w:rsidRDefault="07A9F63A" w:rsidP="003F0E58">
      <w:pPr>
        <w:ind w:firstLineChars="50" w:firstLine="105"/>
        <w:rPr>
          <w:rFonts w:ascii="Meiryo UI" w:eastAsia="Meiryo UI" w:hAnsi="Meiryo UI" w:cs="Yu Mincho Regular"/>
          <w:szCs w:val="21"/>
        </w:rPr>
      </w:pPr>
      <w:r w:rsidRPr="00D145D8">
        <w:rPr>
          <w:rFonts w:ascii="Meiryo UI" w:eastAsia="Meiryo UI" w:hAnsi="Meiryo UI" w:cs="Yu Mincho Regular"/>
          <w:szCs w:val="21"/>
        </w:rPr>
        <w:t>・本サービスへの登録、本人確認、ログイン認証、アカウント管理</w:t>
      </w:r>
      <w:r w:rsidRPr="00D145D8">
        <w:rPr>
          <w:rFonts w:ascii="Meiryo UI" w:eastAsia="Meiryo UI" w:hAnsi="Meiryo UI"/>
        </w:rPr>
        <w:br/>
      </w:r>
      <w:r w:rsidRPr="00D145D8">
        <w:rPr>
          <w:rFonts w:ascii="Meiryo UI" w:eastAsia="Meiryo UI" w:hAnsi="Meiryo UI" w:cs="Yu Mincho Regular"/>
          <w:szCs w:val="21"/>
        </w:rPr>
        <w:t xml:space="preserve"> ・候補者および企業ユーザーの会員情報管理およびサービス運営</w:t>
      </w:r>
      <w:r w:rsidRPr="00D145D8">
        <w:rPr>
          <w:rFonts w:ascii="Meiryo UI" w:eastAsia="Meiryo UI" w:hAnsi="Meiryo UI"/>
        </w:rPr>
        <w:br/>
      </w:r>
      <w:r w:rsidRPr="00D145D8">
        <w:rPr>
          <w:rFonts w:ascii="Meiryo UI" w:eastAsia="Meiryo UI" w:hAnsi="Meiryo UI" w:cs="Yu Mincho Regular"/>
          <w:szCs w:val="21"/>
        </w:rPr>
        <w:t xml:space="preserve"> ・利用料の請求および決済業務</w:t>
      </w:r>
    </w:p>
    <w:p w14:paraId="786C6DD1" w14:textId="7E7D2E99"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マッチング・採用活動支援</w:t>
      </w:r>
      <w:r w:rsidRPr="00D145D8">
        <w:rPr>
          <w:rFonts w:ascii="Meiryo UI" w:eastAsia="Meiryo UI" w:hAnsi="Meiryo UI"/>
        </w:rPr>
        <w:br/>
      </w:r>
      <w:r w:rsidRPr="00D145D8">
        <w:rPr>
          <w:rFonts w:ascii="Meiryo UI" w:eastAsia="Meiryo UI" w:hAnsi="Meiryo UI" w:cs="Yu Mincho Regular"/>
          <w:szCs w:val="21"/>
        </w:rPr>
        <w:t xml:space="preserve"> ・候補者と企業とのマッチング、スカウト送信、応募管理、進捗共有</w:t>
      </w:r>
      <w:r w:rsidRPr="00D145D8">
        <w:rPr>
          <w:rFonts w:ascii="Meiryo UI" w:eastAsia="Meiryo UI" w:hAnsi="Meiryo UI"/>
        </w:rPr>
        <w:br/>
      </w:r>
      <w:r w:rsidRPr="00D145D8">
        <w:rPr>
          <w:rFonts w:ascii="Meiryo UI" w:eastAsia="Meiryo UI" w:hAnsi="Meiryo UI" w:cs="Yu Mincho Regular"/>
          <w:szCs w:val="21"/>
        </w:rPr>
        <w:t xml:space="preserve"> ・候補者情報を企業に提供し、採用活動を円滑に進めるため</w:t>
      </w:r>
    </w:p>
    <w:p w14:paraId="568E4C4A" w14:textId="20DC8557"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AI面接解析および精度向上</w:t>
      </w:r>
      <w:r w:rsidRPr="00ED6992">
        <w:rPr>
          <w:rFonts w:ascii="Meiryo UI" w:eastAsia="Meiryo UI" w:hAnsi="Meiryo UI"/>
          <w:b/>
          <w:bCs/>
        </w:rPr>
        <w:br/>
      </w:r>
      <w:r w:rsidRPr="00D145D8">
        <w:rPr>
          <w:rFonts w:ascii="Meiryo UI" w:eastAsia="Meiryo UI" w:hAnsi="Meiryo UI" w:cs="Yu Mincho Regular"/>
          <w:szCs w:val="21"/>
        </w:rPr>
        <w:t xml:space="preserve"> ・面接に関する音声・映像・回答データをAI解析し、面接評価の精度向上に活用</w:t>
      </w:r>
      <w:r w:rsidRPr="00D145D8">
        <w:rPr>
          <w:rFonts w:ascii="Meiryo UI" w:eastAsia="Meiryo UI" w:hAnsi="Meiryo UI"/>
        </w:rPr>
        <w:br/>
      </w:r>
      <w:r w:rsidRPr="00D145D8">
        <w:rPr>
          <w:rFonts w:ascii="Meiryo UI" w:eastAsia="Meiryo UI" w:hAnsi="Meiryo UI" w:cs="Yu Mincho Regular"/>
          <w:szCs w:val="21"/>
        </w:rPr>
        <w:t xml:space="preserve"> ・統計化または匿名化した面接データを学習データとして利用</w:t>
      </w:r>
    </w:p>
    <w:p w14:paraId="7D291A6F" w14:textId="78D8289C"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不正防止・安全対策</w:t>
      </w:r>
      <w:r w:rsidRPr="00D145D8">
        <w:rPr>
          <w:rFonts w:ascii="Meiryo UI" w:eastAsia="Meiryo UI" w:hAnsi="Meiryo UI"/>
        </w:rPr>
        <w:br/>
      </w:r>
      <w:r w:rsidRPr="00D145D8">
        <w:rPr>
          <w:rFonts w:ascii="Meiryo UI" w:eastAsia="Meiryo UI" w:hAnsi="Meiryo UI" w:cs="Yu Mincho Regular"/>
          <w:szCs w:val="21"/>
        </w:rPr>
        <w:t xml:space="preserve"> ・虚偽登録、なりすまし、詐欺行為、不正アクセス等の防止、調査、対応</w:t>
      </w:r>
    </w:p>
    <w:p w14:paraId="69C3359A" w14:textId="48AF1BC6"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サービス改善・新機能開発</w:t>
      </w:r>
      <w:r w:rsidRPr="00ED6992">
        <w:rPr>
          <w:rFonts w:ascii="Meiryo UI" w:eastAsia="Meiryo UI" w:hAnsi="Meiryo UI"/>
          <w:b/>
          <w:bCs/>
        </w:rPr>
        <w:br/>
      </w:r>
      <w:r w:rsidRPr="00D145D8">
        <w:rPr>
          <w:rFonts w:ascii="Meiryo UI" w:eastAsia="Meiryo UI" w:hAnsi="Meiryo UI" w:cs="Yu Mincho Regular"/>
          <w:szCs w:val="21"/>
        </w:rPr>
        <w:t xml:space="preserve"> ・サービス利用状況や行動履歴の分析による機能改善</w:t>
      </w:r>
      <w:r w:rsidRPr="00D145D8">
        <w:rPr>
          <w:rFonts w:ascii="Meiryo UI" w:eastAsia="Meiryo UI" w:hAnsi="Meiryo UI"/>
        </w:rPr>
        <w:br/>
      </w:r>
      <w:r w:rsidRPr="00D145D8">
        <w:rPr>
          <w:rFonts w:ascii="Meiryo UI" w:eastAsia="Meiryo UI" w:hAnsi="Meiryo UI" w:cs="Yu Mincho Regular"/>
          <w:szCs w:val="21"/>
        </w:rPr>
        <w:t xml:space="preserve"> ・新たな機能やサービスの企画、研究および開発</w:t>
      </w:r>
    </w:p>
    <w:p w14:paraId="69D1BC3E" w14:textId="7A189648"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広告・マーケティング</w:t>
      </w:r>
      <w:r w:rsidRPr="00D145D8">
        <w:rPr>
          <w:rFonts w:ascii="Meiryo UI" w:eastAsia="Meiryo UI" w:hAnsi="Meiryo UI"/>
        </w:rPr>
        <w:br/>
      </w:r>
      <w:r w:rsidRPr="00D145D8">
        <w:rPr>
          <w:rFonts w:ascii="Meiryo UI" w:eastAsia="Meiryo UI" w:hAnsi="Meiryo UI" w:cs="Yu Mincho Regular"/>
          <w:szCs w:val="21"/>
        </w:rPr>
        <w:t xml:space="preserve"> ・メールマガジン、DM、広告配信による商品・サービスの案内</w:t>
      </w:r>
      <w:r w:rsidRPr="00D145D8">
        <w:rPr>
          <w:rFonts w:ascii="Meiryo UI" w:eastAsia="Meiryo UI" w:hAnsi="Meiryo UI"/>
        </w:rPr>
        <w:br/>
      </w:r>
      <w:r w:rsidRPr="00D145D8">
        <w:rPr>
          <w:rFonts w:ascii="Meiryo UI" w:eastAsia="Meiryo UI" w:hAnsi="Meiryo UI" w:cs="Yu Mincho Regular"/>
          <w:szCs w:val="21"/>
        </w:rPr>
        <w:t xml:space="preserve"> ・利用者の属性・行動履歴に基づくターゲティング広告の配信</w:t>
      </w:r>
      <w:r w:rsidRPr="00D145D8">
        <w:rPr>
          <w:rFonts w:ascii="Meiryo UI" w:eastAsia="Meiryo UI" w:hAnsi="Meiryo UI"/>
        </w:rPr>
        <w:br/>
      </w:r>
      <w:r w:rsidRPr="00D145D8">
        <w:rPr>
          <w:rFonts w:ascii="Meiryo UI" w:eastAsia="Meiryo UI" w:hAnsi="Meiryo UI" w:cs="Yu Mincho Regular"/>
          <w:szCs w:val="21"/>
        </w:rPr>
        <w:t xml:space="preserve"> ・イベント、セミナー、キャンペーンの案内および運営管理</w:t>
      </w:r>
    </w:p>
    <w:p w14:paraId="3E3DBE55" w14:textId="2A073161"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分析・統計処理</w:t>
      </w:r>
      <w:r w:rsidRPr="00D145D8">
        <w:rPr>
          <w:rFonts w:ascii="Meiryo UI" w:eastAsia="Meiryo UI" w:hAnsi="Meiryo UI"/>
        </w:rPr>
        <w:br/>
      </w:r>
      <w:r w:rsidRPr="00D145D8">
        <w:rPr>
          <w:rFonts w:ascii="Meiryo UI" w:eastAsia="Meiryo UI" w:hAnsi="Meiryo UI" w:cs="Yu Mincho Regular"/>
          <w:szCs w:val="21"/>
        </w:rPr>
        <w:t xml:space="preserve"> ・個人を特定できない形式での統計データ作成、分析、マーケティング資料作成</w:t>
      </w:r>
    </w:p>
    <w:p w14:paraId="69F68A25" w14:textId="5B0D0DBF"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問い合わせ対応</w:t>
      </w:r>
      <w:r w:rsidRPr="00D145D8">
        <w:rPr>
          <w:rFonts w:ascii="Meiryo UI" w:eastAsia="Meiryo UI" w:hAnsi="Meiryo UI"/>
        </w:rPr>
        <w:br/>
      </w:r>
      <w:r w:rsidRPr="00D145D8">
        <w:rPr>
          <w:rFonts w:ascii="Meiryo UI" w:eastAsia="Meiryo UI" w:hAnsi="Meiryo UI" w:cs="Yu Mincho Regular"/>
          <w:szCs w:val="21"/>
        </w:rPr>
        <w:t xml:space="preserve"> ・利用者からの質問、苦情、相談、サポート依頼への対応</w:t>
      </w:r>
    </w:p>
    <w:p w14:paraId="6C9DF98B" w14:textId="79113B4D"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規約変更・重要事項通知</w:t>
      </w:r>
      <w:r w:rsidRPr="00D145D8">
        <w:rPr>
          <w:rFonts w:ascii="Meiryo UI" w:eastAsia="Meiryo UI" w:hAnsi="Meiryo UI"/>
        </w:rPr>
        <w:br/>
      </w:r>
      <w:r w:rsidRPr="00D145D8">
        <w:rPr>
          <w:rFonts w:ascii="Meiryo UI" w:eastAsia="Meiryo UI" w:hAnsi="Meiryo UI" w:cs="Yu Mincho Regular"/>
          <w:szCs w:val="21"/>
        </w:rPr>
        <w:t xml:space="preserve"> ・利用規約、プライバシーポリシー等の変更通知</w:t>
      </w:r>
      <w:r w:rsidRPr="00D145D8">
        <w:rPr>
          <w:rFonts w:ascii="Meiryo UI" w:eastAsia="Meiryo UI" w:hAnsi="Meiryo UI"/>
        </w:rPr>
        <w:br/>
      </w:r>
      <w:r w:rsidRPr="00D145D8">
        <w:rPr>
          <w:rFonts w:ascii="Meiryo UI" w:eastAsia="Meiryo UI" w:hAnsi="Meiryo UI" w:cs="Yu Mincho Regular"/>
          <w:szCs w:val="21"/>
        </w:rPr>
        <w:t xml:space="preserve"> ・サービス停止、変更、緊急時対応等の重要な連絡</w:t>
      </w:r>
    </w:p>
    <w:p w14:paraId="77A586E5" w14:textId="5742C52F" w:rsidR="07A9F63A" w:rsidRPr="00D145D8" w:rsidRDefault="07A9F63A" w:rsidP="00694938">
      <w:pPr>
        <w:rPr>
          <w:rFonts w:ascii="Meiryo UI" w:eastAsia="Meiryo UI" w:hAnsi="Meiryo UI" w:cs="Yu Mincho Regular"/>
          <w:szCs w:val="21"/>
        </w:rPr>
      </w:pPr>
      <w:r w:rsidRPr="00ED6992">
        <w:rPr>
          <w:rFonts w:ascii="Meiryo UI" w:eastAsia="Meiryo UI" w:hAnsi="Meiryo UI" w:cs="Yu Mincho Regular"/>
          <w:b/>
          <w:bCs/>
          <w:szCs w:val="21"/>
        </w:rPr>
        <w:t>法令遵守・外部提供</w:t>
      </w:r>
      <w:r w:rsidRPr="00D145D8">
        <w:rPr>
          <w:rFonts w:ascii="Meiryo UI" w:eastAsia="Meiryo UI" w:hAnsi="Meiryo UI"/>
        </w:rPr>
        <w:br/>
      </w:r>
      <w:r w:rsidRPr="00D145D8">
        <w:rPr>
          <w:rFonts w:ascii="Meiryo UI" w:eastAsia="Meiryo UI" w:hAnsi="Meiryo UI" w:cs="Yu Mincho Regular"/>
          <w:szCs w:val="21"/>
        </w:rPr>
        <w:t xml:space="preserve"> ・法令に基づく報告や通知</w:t>
      </w:r>
      <w:r w:rsidRPr="00D145D8">
        <w:rPr>
          <w:rFonts w:ascii="Meiryo UI" w:eastAsia="Meiryo UI" w:hAnsi="Meiryo UI"/>
        </w:rPr>
        <w:br/>
      </w:r>
      <w:r w:rsidRPr="00D145D8">
        <w:rPr>
          <w:rFonts w:ascii="Meiryo UI" w:eastAsia="Meiryo UI" w:hAnsi="Meiryo UI" w:cs="Yu Mincho Regular"/>
          <w:szCs w:val="21"/>
        </w:rPr>
        <w:t xml:space="preserve"> ・利用者から同意を得たうえでの第三者提供や外部事業者への情報提供</w:t>
      </w:r>
    </w:p>
    <w:p w14:paraId="41C41306" w14:textId="60DF5DCF" w:rsidR="485CFE20" w:rsidRPr="00D145D8" w:rsidRDefault="485CFE20" w:rsidP="00694938">
      <w:pPr>
        <w:rPr>
          <w:rFonts w:ascii="Meiryo UI" w:eastAsia="Meiryo UI" w:hAnsi="Meiryo UI"/>
        </w:rPr>
      </w:pPr>
    </w:p>
    <w:p w14:paraId="61B53CFF" w14:textId="00C3329B" w:rsidR="485CFE20" w:rsidRPr="00D145D8" w:rsidRDefault="485CFE20" w:rsidP="00694938">
      <w:pPr>
        <w:rPr>
          <w:rFonts w:ascii="Meiryo UI" w:eastAsia="Meiryo UI" w:hAnsi="Meiryo UI"/>
        </w:rPr>
      </w:pPr>
    </w:p>
    <w:p w14:paraId="0EB60A8E" w14:textId="4A9680D6" w:rsidR="53C92B0F" w:rsidRPr="00D145D8" w:rsidRDefault="53C92B0F" w:rsidP="00694938">
      <w:pPr>
        <w:rPr>
          <w:rFonts w:ascii="Meiryo UI" w:eastAsia="Meiryo UI" w:hAnsi="Meiryo UI"/>
        </w:rPr>
      </w:pPr>
      <w:r w:rsidRPr="00D145D8">
        <w:rPr>
          <w:rFonts w:ascii="Meiryo UI" w:eastAsia="Meiryo UI" w:hAnsi="Meiryo UI"/>
        </w:rPr>
        <w:t>第4条　第三者への提供</w:t>
      </w:r>
    </w:p>
    <w:p w14:paraId="503C0568" w14:textId="673CBEF0" w:rsidR="3E5C5EF8" w:rsidRPr="00D145D8" w:rsidRDefault="3E5C5EF8" w:rsidP="00694938">
      <w:pPr>
        <w:rPr>
          <w:rFonts w:ascii="Meiryo UI" w:eastAsia="Meiryo UI" w:hAnsi="Meiryo UI"/>
        </w:rPr>
      </w:pPr>
      <w:r w:rsidRPr="00D145D8">
        <w:rPr>
          <w:rFonts w:ascii="Meiryo UI" w:eastAsia="Meiryo UI" w:hAnsi="Meiryo UI"/>
        </w:rPr>
        <w:t>1．基本ルール</w:t>
      </w:r>
      <w:del w:id="24" w:author="TO" w:date="2025-12-05T18:52:00Z" w16du:dateUtc="2025-12-05T09:52:00Z">
        <w:r w:rsidRPr="00D145D8" w:rsidDel="00955788">
          <w:rPr>
            <w:rFonts w:ascii="Meiryo UI" w:eastAsia="Meiryo UI" w:hAnsi="Meiryo UI"/>
          </w:rPr>
          <w:delText>（提供の前提）</w:delText>
        </w:r>
      </w:del>
    </w:p>
    <w:p w14:paraId="48FBABD3" w14:textId="3D0BB5C9" w:rsidR="3E5C5EF8" w:rsidRPr="00D145D8" w:rsidRDefault="3E5C5EF8" w:rsidP="00694938">
      <w:pPr>
        <w:rPr>
          <w:rFonts w:ascii="Meiryo UI" w:eastAsia="Meiryo UI" w:hAnsi="Meiryo UI"/>
        </w:rPr>
      </w:pPr>
      <w:del w:id="25" w:author="TO" w:date="2025-12-05T18:53:00Z" w16du:dateUtc="2025-12-05T09:53:00Z">
        <w:r w:rsidRPr="00D145D8" w:rsidDel="00955788">
          <w:rPr>
            <w:rFonts w:ascii="Meiryo UI" w:eastAsia="Meiryo UI" w:hAnsi="Meiryo UI"/>
          </w:rPr>
          <w:delText>・</w:delText>
        </w:r>
      </w:del>
      <w:r w:rsidRPr="00D145D8">
        <w:rPr>
          <w:rFonts w:ascii="Meiryo UI" w:eastAsia="Meiryo UI" w:hAnsi="Meiryo UI"/>
        </w:rPr>
        <w:t>当社は、</w:t>
      </w:r>
      <w:ins w:id="26" w:author="TO" w:date="2025-12-05T18:52:00Z" w16du:dateUtc="2025-12-05T09:52:00Z">
        <w:r w:rsidR="00955788">
          <w:rPr>
            <w:rFonts w:ascii="Meiryo UI" w:eastAsia="Meiryo UI" w:hAnsi="Meiryo UI" w:hint="eastAsia"/>
          </w:rPr>
          <w:t>法令等に基づく場合を除き、</w:t>
        </w:r>
      </w:ins>
      <w:r w:rsidRPr="00D145D8">
        <w:rPr>
          <w:rFonts w:ascii="Meiryo UI" w:eastAsia="Meiryo UI" w:hAnsi="Meiryo UI"/>
        </w:rPr>
        <w:t>本人の同意なく個人</w:t>
      </w:r>
      <w:ins w:id="27" w:author="TO" w:date="2025-12-05T18:54:00Z" w16du:dateUtc="2025-12-05T09:54:00Z">
        <w:r w:rsidR="00955788">
          <w:rPr>
            <w:rFonts w:ascii="Meiryo UI" w:eastAsia="Meiryo UI" w:hAnsi="Meiryo UI" w:hint="eastAsia"/>
          </w:rPr>
          <w:t>データ</w:t>
        </w:r>
      </w:ins>
      <w:del w:id="28" w:author="TO" w:date="2025-12-05T18:54:00Z" w16du:dateUtc="2025-12-05T09:54:00Z">
        <w:r w:rsidRPr="00D145D8" w:rsidDel="00955788">
          <w:rPr>
            <w:rFonts w:ascii="Meiryo UI" w:eastAsia="Meiryo UI" w:hAnsi="Meiryo UI"/>
          </w:rPr>
          <w:delText>情報</w:delText>
        </w:r>
      </w:del>
      <w:r w:rsidRPr="00D145D8">
        <w:rPr>
          <w:rFonts w:ascii="Meiryo UI" w:eastAsia="Meiryo UI" w:hAnsi="Meiryo UI"/>
        </w:rPr>
        <w:t>を第三者（日本国外を含む）に提供しません。</w:t>
      </w:r>
    </w:p>
    <w:p w14:paraId="207043A3" w14:textId="00266D44" w:rsidR="3E5C5EF8" w:rsidRPr="00D145D8" w:rsidDel="00955788" w:rsidRDefault="3E5C5EF8" w:rsidP="00694938">
      <w:pPr>
        <w:rPr>
          <w:del w:id="29" w:author="TO" w:date="2025-12-05T18:52:00Z" w16du:dateUtc="2025-12-05T09:52:00Z"/>
          <w:rFonts w:ascii="Meiryo UI" w:eastAsia="Meiryo UI" w:hAnsi="Meiryo UI"/>
        </w:rPr>
      </w:pPr>
      <w:del w:id="30" w:author="TO" w:date="2025-12-05T18:52:00Z" w16du:dateUtc="2025-12-05T09:52:00Z">
        <w:r w:rsidRPr="00D145D8" w:rsidDel="00955788">
          <w:rPr>
            <w:rFonts w:ascii="Meiryo UI" w:eastAsia="Meiryo UI" w:hAnsi="Meiryo UI"/>
          </w:rPr>
          <w:delText>・本プライバシーポリシーに同意いただいた場合、本ポリシー記載の方法による第三者提供に同意があったものとみなします。</w:delText>
        </w:r>
      </w:del>
    </w:p>
    <w:p w14:paraId="3A3668E6" w14:textId="2899171C" w:rsidR="3E5C5EF8" w:rsidRPr="00D145D8" w:rsidDel="00955788" w:rsidRDefault="3E5C5EF8" w:rsidP="00694938">
      <w:pPr>
        <w:rPr>
          <w:del w:id="31" w:author="TO" w:date="2025-12-05T18:52:00Z" w16du:dateUtc="2025-12-05T09:52:00Z"/>
          <w:rFonts w:ascii="Meiryo UI" w:eastAsia="Meiryo UI" w:hAnsi="Meiryo UI"/>
        </w:rPr>
      </w:pPr>
      <w:del w:id="32" w:author="TO" w:date="2025-12-05T18:52:00Z" w16du:dateUtc="2025-12-05T09:52:00Z">
        <w:r w:rsidRPr="00D145D8" w:rsidDel="00955788">
          <w:rPr>
            <w:rFonts w:ascii="Meiryo UI" w:eastAsia="Meiryo UI" w:hAnsi="Meiryo UI"/>
          </w:rPr>
          <w:delText>・第三者提供にあたっては、法令に基づき適切な安全管理措置を講じます。</w:delText>
        </w:r>
      </w:del>
    </w:p>
    <w:p w14:paraId="2E6939C5" w14:textId="6D78A026" w:rsidR="485CFE20" w:rsidRPr="00D145D8" w:rsidRDefault="485CFE20" w:rsidP="00694938">
      <w:pPr>
        <w:rPr>
          <w:rFonts w:ascii="Meiryo UI" w:eastAsia="Meiryo UI" w:hAnsi="Meiryo UI"/>
        </w:rPr>
      </w:pPr>
    </w:p>
    <w:p w14:paraId="7EF9D5EA" w14:textId="1DD82B8D" w:rsidR="3E5C5EF8" w:rsidRPr="00D145D8" w:rsidRDefault="3E5C5EF8" w:rsidP="00694938">
      <w:pPr>
        <w:rPr>
          <w:rFonts w:ascii="Meiryo UI" w:eastAsia="Meiryo UI" w:hAnsi="Meiryo UI"/>
        </w:rPr>
      </w:pPr>
      <w:r w:rsidRPr="00D145D8">
        <w:rPr>
          <w:rFonts w:ascii="Meiryo UI" w:eastAsia="Meiryo UI" w:hAnsi="Meiryo UI"/>
        </w:rPr>
        <w:t>2．</w:t>
      </w:r>
      <w:ins w:id="33" w:author="TO" w:date="2025-12-05T18:53:00Z" w16du:dateUtc="2025-12-05T09:53:00Z">
        <w:r w:rsidR="00955788">
          <w:rPr>
            <w:rFonts w:ascii="Meiryo UI" w:eastAsia="Meiryo UI" w:hAnsi="Meiryo UI" w:hint="eastAsia"/>
          </w:rPr>
          <w:t>同意に基づく第三者</w:t>
        </w:r>
      </w:ins>
      <w:r w:rsidRPr="00D145D8">
        <w:rPr>
          <w:rFonts w:ascii="Meiryo UI" w:eastAsia="Meiryo UI" w:hAnsi="Meiryo UI"/>
        </w:rPr>
        <w:t>提供</w:t>
      </w:r>
      <w:del w:id="34" w:author="TO" w:date="2025-12-05T18:53:00Z" w16du:dateUtc="2025-12-05T09:53:00Z">
        <w:r w:rsidRPr="00D145D8" w:rsidDel="00955788">
          <w:rPr>
            <w:rFonts w:ascii="Meiryo UI" w:eastAsia="Meiryo UI" w:hAnsi="Meiryo UI"/>
          </w:rPr>
          <w:delText>先</w:delText>
        </w:r>
      </w:del>
      <w:r w:rsidRPr="00D145D8">
        <w:rPr>
          <w:rFonts w:ascii="Meiryo UI" w:eastAsia="Meiryo UI" w:hAnsi="Meiryo UI"/>
        </w:rPr>
        <w:t>と提供目的</w:t>
      </w:r>
    </w:p>
    <w:p w14:paraId="1E423DB8" w14:textId="79C3ECE9" w:rsidR="00955788" w:rsidRDefault="00955788" w:rsidP="00694938">
      <w:pPr>
        <w:rPr>
          <w:ins w:id="35" w:author="TO" w:date="2025-12-05T18:53:00Z" w16du:dateUtc="2025-12-05T09:53:00Z"/>
          <w:rFonts w:ascii="Meiryo UI" w:eastAsia="Meiryo UI" w:hAnsi="Meiryo UI"/>
        </w:rPr>
      </w:pPr>
      <w:ins w:id="36" w:author="TO" w:date="2025-12-05T18:53:00Z" w16du:dateUtc="2025-12-05T09:53:00Z">
        <w:r>
          <w:rPr>
            <w:rFonts w:ascii="Meiryo UI" w:eastAsia="Meiryo UI" w:hAnsi="Meiryo UI" w:hint="eastAsia"/>
          </w:rPr>
          <w:t>当社は、あらかじめ利用者から同意を</w:t>
        </w:r>
      </w:ins>
      <w:ins w:id="37" w:author="TO" w:date="2025-12-05T18:54:00Z" w16du:dateUtc="2025-12-05T09:54:00Z">
        <w:r>
          <w:rPr>
            <w:rFonts w:ascii="Meiryo UI" w:eastAsia="Meiryo UI" w:hAnsi="Meiryo UI" w:hint="eastAsia"/>
          </w:rPr>
          <w:t>得た上で、以下のとおり、各目的に必要な範囲で個人データを</w:t>
        </w:r>
      </w:ins>
      <w:ins w:id="38" w:author="TO" w:date="2025-12-05T18:55:00Z" w16du:dateUtc="2025-12-05T09:55:00Z">
        <w:r>
          <w:rPr>
            <w:rFonts w:ascii="Meiryo UI" w:eastAsia="Meiryo UI" w:hAnsi="Meiryo UI" w:hint="eastAsia"/>
          </w:rPr>
          <w:t>第三者に</w:t>
        </w:r>
      </w:ins>
      <w:ins w:id="39" w:author="TO" w:date="2025-12-05T18:56:00Z" w16du:dateUtc="2025-12-05T09:56:00Z">
        <w:r>
          <w:rPr>
            <w:rFonts w:ascii="Meiryo UI" w:eastAsia="Meiryo UI" w:hAnsi="Meiryo UI" w:hint="eastAsia"/>
          </w:rPr>
          <w:t>提供する場合があります。</w:t>
        </w:r>
      </w:ins>
    </w:p>
    <w:p w14:paraId="4D5A5A6E" w14:textId="5F70DB7C" w:rsidR="3E5C5EF8" w:rsidRPr="00D145D8" w:rsidDel="00955788" w:rsidRDefault="3E5C5EF8" w:rsidP="00694938">
      <w:pPr>
        <w:rPr>
          <w:del w:id="40" w:author="TO" w:date="2025-12-05T18:56:00Z" w16du:dateUtc="2025-12-05T09:56:00Z"/>
          <w:rFonts w:ascii="Meiryo UI" w:eastAsia="Meiryo UI" w:hAnsi="Meiryo UI" w:hint="eastAsia"/>
        </w:rPr>
      </w:pPr>
      <w:r w:rsidRPr="00D145D8">
        <w:rPr>
          <w:rFonts w:ascii="Meiryo UI" w:eastAsia="Meiryo UI" w:hAnsi="Meiryo UI"/>
        </w:rPr>
        <w:t>・採用企業・提携企業：候補者のスカウト送信、応募、選考、進捗管理等の採用活動を円滑に行うため</w:t>
      </w:r>
      <w:ins w:id="41" w:author="TO" w:date="2025-12-05T18:56:00Z" w16du:dateUtc="2025-12-05T09:56:00Z">
        <w:r w:rsidR="00955788">
          <w:rPr>
            <w:rFonts w:ascii="Meiryo UI" w:eastAsia="Meiryo UI" w:hAnsi="Meiryo UI" w:hint="eastAsia"/>
          </w:rPr>
          <w:t>（</w:t>
        </w:r>
      </w:ins>
      <w:del w:id="42" w:author="TO" w:date="2025-12-05T18:56:00Z" w16du:dateUtc="2025-12-05T09:56:00Z">
        <w:r w:rsidRPr="00D145D8" w:rsidDel="00955788">
          <w:rPr>
            <w:rFonts w:ascii="Meiryo UI" w:eastAsia="Meiryo UI" w:hAnsi="Meiryo UI"/>
          </w:rPr>
          <w:delText>。</w:delText>
        </w:r>
      </w:del>
    </w:p>
    <w:p w14:paraId="33A08C92" w14:textId="17B08E73" w:rsidR="3E5C5EF8" w:rsidRPr="00D145D8" w:rsidRDefault="3E5C5EF8" w:rsidP="00955788">
      <w:pPr>
        <w:rPr>
          <w:rFonts w:ascii="Meiryo UI" w:eastAsia="Meiryo UI" w:hAnsi="Meiryo UI"/>
        </w:rPr>
      </w:pPr>
      <w:del w:id="43" w:author="TO" w:date="2025-12-05T18:56:00Z" w16du:dateUtc="2025-12-05T09:56:00Z">
        <w:r w:rsidRPr="00D145D8" w:rsidDel="00955788">
          <w:rPr>
            <w:rFonts w:ascii="Meiryo UI" w:eastAsia="Meiryo UI" w:hAnsi="Meiryo UI"/>
          </w:rPr>
          <w:delText>・採用企業・提携企業（識別子の提供制限）：</w:delText>
        </w:r>
      </w:del>
      <w:r w:rsidRPr="00D145D8">
        <w:rPr>
          <w:rFonts w:ascii="Meiryo UI" w:eastAsia="Meiryo UI" w:hAnsi="Meiryo UI"/>
        </w:rPr>
        <w:t>氏名・生年月日・連絡先等は選考上必要な場合</w:t>
      </w:r>
      <w:ins w:id="44" w:author="TO" w:date="2025-12-05T18:57:00Z" w16du:dateUtc="2025-12-05T09:57:00Z">
        <w:r w:rsidR="00955788">
          <w:rPr>
            <w:rFonts w:ascii="Meiryo UI" w:eastAsia="Meiryo UI" w:hAnsi="Meiryo UI" w:hint="eastAsia"/>
          </w:rPr>
          <w:t>に限る</w:t>
        </w:r>
      </w:ins>
      <w:del w:id="45" w:author="TO" w:date="2025-12-05T18:57:00Z" w16du:dateUtc="2025-12-05T09:57:00Z">
        <w:r w:rsidRPr="00D145D8" w:rsidDel="00955788">
          <w:rPr>
            <w:rFonts w:ascii="Meiryo UI" w:eastAsia="Meiryo UI" w:hAnsi="Meiryo UI"/>
          </w:rPr>
          <w:delText>または本人同意がある場合に限り提供</w:delText>
        </w:r>
      </w:del>
      <w:r w:rsidRPr="00D145D8">
        <w:rPr>
          <w:rFonts w:ascii="Meiryo UI" w:eastAsia="Meiryo UI" w:hAnsi="Meiryo UI"/>
        </w:rPr>
        <w:t>。</w:t>
      </w:r>
      <w:ins w:id="46" w:author="TO" w:date="2025-12-05T18:57:00Z" w16du:dateUtc="2025-12-05T09:57:00Z">
        <w:r w:rsidR="00955788">
          <w:rPr>
            <w:rFonts w:ascii="Meiryo UI" w:eastAsia="Meiryo UI" w:hAnsi="Meiryo UI" w:hint="eastAsia"/>
          </w:rPr>
          <w:t>）</w:t>
        </w:r>
      </w:ins>
      <w:ins w:id="47" w:author="TO" w:date="2025-12-05T18:58:00Z" w16du:dateUtc="2025-12-05T09:58:00Z">
        <w:r w:rsidR="00955788">
          <w:rPr>
            <w:rFonts w:ascii="Meiryo UI" w:eastAsia="Meiryo UI" w:hAnsi="Meiryo UI" w:hint="eastAsia"/>
          </w:rPr>
          <w:t>。</w:t>
        </w:r>
      </w:ins>
    </w:p>
    <w:p w14:paraId="55B48552" w14:textId="0F708038" w:rsidR="3E5C5EF8" w:rsidRPr="00D145D8" w:rsidRDefault="3E5C5EF8" w:rsidP="00694938">
      <w:pPr>
        <w:rPr>
          <w:rFonts w:ascii="Meiryo UI" w:eastAsia="Meiryo UI" w:hAnsi="Meiryo UI"/>
        </w:rPr>
      </w:pPr>
      <w:r w:rsidRPr="00D145D8">
        <w:rPr>
          <w:rFonts w:ascii="Meiryo UI" w:eastAsia="Meiryo UI" w:hAnsi="Meiryo UI"/>
        </w:rPr>
        <w:t>・広告配信事業者：興味・関心に応じた広告配信および効果測定のため</w:t>
      </w:r>
      <w:ins w:id="48" w:author="TO" w:date="2025-12-05T18:58:00Z" w16du:dateUtc="2025-12-05T09:58:00Z">
        <w:r w:rsidR="00955788">
          <w:rPr>
            <w:rFonts w:ascii="Meiryo UI" w:eastAsia="Meiryo UI" w:hAnsi="Meiryo UI" w:hint="eastAsia"/>
          </w:rPr>
          <w:t>（</w:t>
        </w:r>
      </w:ins>
      <w:del w:id="49" w:author="TO" w:date="2025-12-05T18:58:00Z" w16du:dateUtc="2025-12-05T09:58:00Z">
        <w:r w:rsidRPr="00D145D8" w:rsidDel="00955788">
          <w:rPr>
            <w:rFonts w:ascii="Meiryo UI" w:eastAsia="Meiryo UI" w:hAnsi="Meiryo UI"/>
          </w:rPr>
          <w:delText>、</w:delText>
        </w:r>
      </w:del>
      <w:r w:rsidRPr="00D145D8">
        <w:rPr>
          <w:rFonts w:ascii="Meiryo UI" w:eastAsia="Meiryo UI" w:hAnsi="Meiryo UI"/>
        </w:rPr>
        <w:t>当該情報のみでは個人を特定できない形式に加工した情報に限定。</w:t>
      </w:r>
      <w:ins w:id="50" w:author="TO" w:date="2025-12-05T18:58:00Z" w16du:dateUtc="2025-12-05T09:58:00Z">
        <w:r w:rsidR="00955788">
          <w:rPr>
            <w:rFonts w:ascii="Meiryo UI" w:eastAsia="Meiryo UI" w:hAnsi="Meiryo UI" w:hint="eastAsia"/>
          </w:rPr>
          <w:t>）</w:t>
        </w:r>
      </w:ins>
    </w:p>
    <w:p w14:paraId="0F8CB48D" w14:textId="0BFA9556" w:rsidR="3E5C5EF8" w:rsidRPr="00D145D8" w:rsidRDefault="3E5C5EF8" w:rsidP="00694938">
      <w:pPr>
        <w:rPr>
          <w:rFonts w:ascii="Meiryo UI" w:eastAsia="Meiryo UI" w:hAnsi="Meiryo UI"/>
        </w:rPr>
      </w:pPr>
      <w:r w:rsidRPr="00D145D8">
        <w:rPr>
          <w:rFonts w:ascii="Meiryo UI" w:eastAsia="Meiryo UI" w:hAnsi="Meiryo UI"/>
        </w:rPr>
        <w:t>・研究機関・学術機関：サービス改善、調査、研究、論文作成等の</w:t>
      </w:r>
      <w:ins w:id="51" w:author="TO" w:date="2025-12-05T18:58:00Z" w16du:dateUtc="2025-12-05T09:58:00Z">
        <w:r w:rsidR="00955788">
          <w:rPr>
            <w:rFonts w:ascii="Meiryo UI" w:eastAsia="Meiryo UI" w:hAnsi="Meiryo UI" w:hint="eastAsia"/>
          </w:rPr>
          <w:t>ため</w:t>
        </w:r>
      </w:ins>
      <w:del w:id="52" w:author="TO" w:date="2025-12-05T18:58:00Z" w16du:dateUtc="2025-12-05T09:58:00Z">
        <w:r w:rsidRPr="00D145D8" w:rsidDel="00955788">
          <w:rPr>
            <w:rFonts w:ascii="Meiryo UI" w:eastAsia="Meiryo UI" w:hAnsi="Meiryo UI"/>
          </w:rPr>
          <w:delText>目的</w:delText>
        </w:r>
      </w:del>
      <w:ins w:id="53" w:author="TO" w:date="2025-12-05T18:58:00Z" w16du:dateUtc="2025-12-05T09:58:00Z">
        <w:r w:rsidR="00955788">
          <w:rPr>
            <w:rFonts w:ascii="Meiryo UI" w:eastAsia="Meiryo UI" w:hAnsi="Meiryo UI" w:hint="eastAsia"/>
          </w:rPr>
          <w:t>（</w:t>
        </w:r>
      </w:ins>
      <w:del w:id="54" w:author="TO" w:date="2025-12-05T18:58:00Z" w16du:dateUtc="2025-12-05T09:58:00Z">
        <w:r w:rsidRPr="00D145D8" w:rsidDel="00955788">
          <w:rPr>
            <w:rFonts w:ascii="Meiryo UI" w:eastAsia="Meiryo UI" w:hAnsi="Meiryo UI"/>
          </w:rPr>
          <w:delText>で、</w:delText>
        </w:r>
      </w:del>
      <w:r w:rsidRPr="00D145D8">
        <w:rPr>
          <w:rFonts w:ascii="Meiryo UI" w:eastAsia="Meiryo UI" w:hAnsi="Meiryo UI"/>
        </w:rPr>
        <w:t>統計化または匿名化データのみ提供。</w:t>
      </w:r>
      <w:ins w:id="55" w:author="TO" w:date="2025-12-05T18:58:00Z" w16du:dateUtc="2025-12-05T09:58:00Z">
        <w:r w:rsidR="00955788">
          <w:rPr>
            <w:rFonts w:ascii="Meiryo UI" w:eastAsia="Meiryo UI" w:hAnsi="Meiryo UI" w:hint="eastAsia"/>
          </w:rPr>
          <w:t>）。</w:t>
        </w:r>
      </w:ins>
    </w:p>
    <w:p w14:paraId="452DE339" w14:textId="3D37CCA0" w:rsidR="3E5C5EF8" w:rsidRPr="00D145D8" w:rsidRDefault="3E5C5EF8" w:rsidP="00694938">
      <w:pPr>
        <w:rPr>
          <w:rFonts w:ascii="Meiryo UI" w:eastAsia="Meiryo UI" w:hAnsi="Meiryo UI"/>
        </w:rPr>
      </w:pPr>
      <w:r w:rsidRPr="00D145D8">
        <w:rPr>
          <w:rFonts w:ascii="Meiryo UI" w:eastAsia="Meiryo UI" w:hAnsi="Meiryo UI"/>
        </w:rPr>
        <w:t>・グループ会社・共同運営事業者：共同サービスの運営、機能開発、問い合わせ対応、マーケティングのため</w:t>
      </w:r>
      <w:ins w:id="56" w:author="TO" w:date="2025-12-05T18:59:00Z" w16du:dateUtc="2025-12-05T09:59:00Z">
        <w:r w:rsidR="00955788">
          <w:rPr>
            <w:rFonts w:ascii="Meiryo UI" w:eastAsia="Meiryo UI" w:hAnsi="Meiryo UI" w:hint="eastAsia"/>
          </w:rPr>
          <w:t>（</w:t>
        </w:r>
      </w:ins>
      <w:del w:id="57" w:author="TO" w:date="2025-12-05T18:59:00Z" w16du:dateUtc="2025-12-05T09:59:00Z">
        <w:r w:rsidRPr="00D145D8" w:rsidDel="00955788">
          <w:rPr>
            <w:rFonts w:ascii="Meiryo UI" w:eastAsia="Meiryo UI" w:hAnsi="Meiryo UI"/>
          </w:rPr>
          <w:delText>、</w:delText>
        </w:r>
      </w:del>
      <w:r w:rsidRPr="00D145D8">
        <w:rPr>
          <w:rFonts w:ascii="Meiryo UI" w:eastAsia="Meiryo UI" w:hAnsi="Meiryo UI"/>
        </w:rPr>
        <w:t>必要最小限の範囲で提供。</w:t>
      </w:r>
      <w:ins w:id="58" w:author="TO" w:date="2025-12-05T18:59:00Z" w16du:dateUtc="2025-12-05T09:59:00Z">
        <w:r w:rsidR="00955788">
          <w:rPr>
            <w:rFonts w:ascii="Meiryo UI" w:eastAsia="Meiryo UI" w:hAnsi="Meiryo UI" w:hint="eastAsia"/>
          </w:rPr>
          <w:t>）。</w:t>
        </w:r>
      </w:ins>
    </w:p>
    <w:p w14:paraId="32E137AC" w14:textId="30596AB8" w:rsidR="485CFE20" w:rsidRPr="00D145D8" w:rsidRDefault="485CFE20" w:rsidP="00694938">
      <w:pPr>
        <w:rPr>
          <w:rFonts w:ascii="Meiryo UI" w:eastAsia="Meiryo UI" w:hAnsi="Meiryo UI"/>
        </w:rPr>
      </w:pPr>
    </w:p>
    <w:p w14:paraId="65670EA1" w14:textId="1C7596A1" w:rsidR="3E5C5EF8" w:rsidRPr="00D145D8" w:rsidRDefault="3E5C5EF8" w:rsidP="00694938">
      <w:pPr>
        <w:rPr>
          <w:rFonts w:ascii="Meiryo UI" w:eastAsia="Meiryo UI" w:hAnsi="Meiryo UI"/>
        </w:rPr>
      </w:pPr>
      <w:r w:rsidRPr="00D145D8">
        <w:rPr>
          <w:rFonts w:ascii="Meiryo UI" w:eastAsia="Meiryo UI" w:hAnsi="Meiryo UI"/>
        </w:rPr>
        <w:t>3．</w:t>
      </w:r>
      <w:ins w:id="59" w:author="TO" w:date="2025-12-05T19:00:00Z" w16du:dateUtc="2025-12-05T10:00:00Z">
        <w:r w:rsidR="00955788">
          <w:rPr>
            <w:rFonts w:ascii="Meiryo UI" w:eastAsia="Meiryo UI" w:hAnsi="Meiryo UI" w:hint="eastAsia"/>
          </w:rPr>
          <w:t>委託先に対する提供</w:t>
        </w:r>
      </w:ins>
      <w:ins w:id="60" w:author="TO" w:date="2025-12-05T18:59:00Z" w16du:dateUtc="2025-12-05T09:59:00Z">
        <w:r w:rsidR="00955788" w:rsidRPr="00D145D8" w:rsidDel="00955788">
          <w:rPr>
            <w:rFonts w:ascii="Meiryo UI" w:eastAsia="Meiryo UI" w:hAnsi="Meiryo UI"/>
          </w:rPr>
          <w:t xml:space="preserve"> </w:t>
        </w:r>
      </w:ins>
      <w:del w:id="61" w:author="TO" w:date="2025-12-05T18:59:00Z" w16du:dateUtc="2025-12-05T09:59:00Z">
        <w:r w:rsidRPr="00D145D8" w:rsidDel="00955788">
          <w:rPr>
            <w:rFonts w:ascii="Meiryo UI" w:eastAsia="Meiryo UI" w:hAnsi="Meiryo UI"/>
          </w:rPr>
          <w:delText>提供方法と管理措置</w:delText>
        </w:r>
      </w:del>
    </w:p>
    <w:p w14:paraId="557D9CD4" w14:textId="729ED751" w:rsidR="00E347C2" w:rsidRDefault="00E347C2" w:rsidP="00955788">
      <w:pPr>
        <w:rPr>
          <w:ins w:id="62" w:author="TO" w:date="2025-12-05T19:04:00Z" w16du:dateUtc="2025-12-05T10:04:00Z"/>
          <w:rFonts w:ascii="Meiryo UI" w:eastAsia="Meiryo UI" w:hAnsi="Meiryo UI" w:hint="eastAsia"/>
        </w:rPr>
      </w:pPr>
      <w:ins w:id="63" w:author="TO" w:date="2025-12-05T19:04:00Z" w16du:dateUtc="2025-12-05T10:04:00Z">
        <w:r>
          <w:rPr>
            <w:rFonts w:ascii="Meiryo UI" w:eastAsia="Meiryo UI" w:hAnsi="Meiryo UI" w:hint="eastAsia"/>
          </w:rPr>
          <w:t>当社は、</w:t>
        </w:r>
        <w:r w:rsidRPr="00D145D8">
          <w:rPr>
            <w:rFonts w:ascii="Meiryo UI" w:eastAsia="Meiryo UI" w:hAnsi="Meiryo UI"/>
          </w:rPr>
          <w:t>利用目的の達成に必要な範囲で個人情報の取扱いを委託する場合</w:t>
        </w:r>
      </w:ins>
      <w:ins w:id="64" w:author="TO" w:date="2025-12-05T19:05:00Z" w16du:dateUtc="2025-12-05T10:05:00Z">
        <w:r>
          <w:rPr>
            <w:rFonts w:ascii="Meiryo UI" w:eastAsia="Meiryo UI" w:hAnsi="Meiryo UI" w:hint="eastAsia"/>
          </w:rPr>
          <w:t>があり、これに伴い委託先に個人データを提供する場合が</w:t>
        </w:r>
      </w:ins>
      <w:ins w:id="65" w:author="TO" w:date="2025-12-05T19:06:00Z" w16du:dateUtc="2025-12-05T10:06:00Z">
        <w:r>
          <w:rPr>
            <w:rFonts w:ascii="Meiryo UI" w:eastAsia="Meiryo UI" w:hAnsi="Meiryo UI" w:hint="eastAsia"/>
          </w:rPr>
          <w:t>あります。</w:t>
        </w:r>
        <w:r w:rsidRPr="00D145D8">
          <w:rPr>
            <w:rFonts w:ascii="Meiryo UI" w:eastAsia="Meiryo UI" w:hAnsi="Meiryo UI"/>
          </w:rPr>
          <w:t>委託先は、個人情報を適切に保護できる管理体制を有する事業者を厳格に審査して選定</w:t>
        </w:r>
        <w:r>
          <w:rPr>
            <w:rFonts w:ascii="Meiryo UI" w:eastAsia="Meiryo UI" w:hAnsi="Meiryo UI" w:hint="eastAsia"/>
          </w:rPr>
          <w:t>し、</w:t>
        </w:r>
      </w:ins>
      <w:ins w:id="66" w:author="TO" w:date="2025-12-05T19:07:00Z" w16du:dateUtc="2025-12-05T10:07:00Z">
        <w:r>
          <w:rPr>
            <w:rFonts w:ascii="Meiryo UI" w:eastAsia="Meiryo UI" w:hAnsi="Meiryo UI" w:hint="eastAsia"/>
          </w:rPr>
          <w:t>委託先に対して</w:t>
        </w:r>
        <w:r w:rsidRPr="00D145D8">
          <w:rPr>
            <w:rFonts w:ascii="Meiryo UI" w:eastAsia="Meiryo UI" w:hAnsi="Meiryo UI"/>
          </w:rPr>
          <w:t>秘密保持、目的外利用の禁止、再提供の制限等を契約で義務付け</w:t>
        </w:r>
        <w:r>
          <w:rPr>
            <w:rFonts w:ascii="Meiryo UI" w:eastAsia="Meiryo UI" w:hAnsi="Meiryo UI" w:hint="eastAsia"/>
          </w:rPr>
          <w:t>ることを含め、</w:t>
        </w:r>
      </w:ins>
      <w:ins w:id="67" w:author="TO" w:date="2025-12-05T19:08:00Z" w16du:dateUtc="2025-12-05T10:08:00Z">
        <w:r>
          <w:rPr>
            <w:rFonts w:ascii="Meiryo UI" w:eastAsia="Meiryo UI" w:hAnsi="Meiryo UI" w:hint="eastAsia"/>
          </w:rPr>
          <w:t>個人情報の</w:t>
        </w:r>
      </w:ins>
      <w:ins w:id="68" w:author="TO" w:date="2025-12-05T19:09:00Z" w16du:dateUtc="2025-12-05T10:09:00Z">
        <w:r>
          <w:rPr>
            <w:rFonts w:ascii="Meiryo UI" w:eastAsia="Meiryo UI" w:hAnsi="Meiryo UI" w:hint="eastAsia"/>
          </w:rPr>
          <w:t>適切な管理を実施させるものします。</w:t>
        </w:r>
      </w:ins>
    </w:p>
    <w:p w14:paraId="7161E315" w14:textId="5A69889A" w:rsidR="3E5C5EF8" w:rsidRPr="00D145D8" w:rsidDel="00E347C2" w:rsidRDefault="3E5C5EF8" w:rsidP="00955788">
      <w:pPr>
        <w:rPr>
          <w:del w:id="69" w:author="TO" w:date="2025-12-05T19:07:00Z" w16du:dateUtc="2025-12-05T10:07:00Z"/>
          <w:rFonts w:ascii="Meiryo UI" w:eastAsia="Meiryo UI" w:hAnsi="Meiryo UI"/>
        </w:rPr>
      </w:pPr>
      <w:del w:id="70" w:author="TO" w:date="2025-12-05T19:07:00Z" w16du:dateUtc="2025-12-05T10:07:00Z">
        <w:r w:rsidRPr="00D145D8" w:rsidDel="00E347C2">
          <w:rPr>
            <w:rFonts w:ascii="Meiryo UI" w:eastAsia="Meiryo UI" w:hAnsi="Meiryo UI"/>
          </w:rPr>
          <w:delText>・提供は、暗号化等の安全管理措置を講じた電磁的方法または書面により実施。</w:delText>
        </w:r>
      </w:del>
    </w:p>
    <w:p w14:paraId="1052F840" w14:textId="2E13AA61" w:rsidR="3E5C5EF8" w:rsidRPr="00D145D8" w:rsidDel="00E347C2" w:rsidRDefault="3E5C5EF8" w:rsidP="00694938">
      <w:pPr>
        <w:rPr>
          <w:del w:id="71" w:author="TO" w:date="2025-12-05T19:07:00Z" w16du:dateUtc="2025-12-05T10:07:00Z"/>
          <w:rFonts w:ascii="Meiryo UI" w:eastAsia="Meiryo UI" w:hAnsi="Meiryo UI"/>
        </w:rPr>
      </w:pPr>
      <w:del w:id="72" w:author="TO" w:date="2025-12-05T19:07:00Z" w16du:dateUtc="2025-12-05T10:07:00Z">
        <w:r w:rsidRPr="00D145D8" w:rsidDel="00E347C2">
          <w:rPr>
            <w:rFonts w:ascii="Meiryo UI" w:eastAsia="Meiryo UI" w:hAnsi="Meiryo UI"/>
          </w:rPr>
          <w:delText>・提供先とは、秘密保持、目的外利用の禁止、再提供の制限等を契約で義務付け。</w:delText>
        </w:r>
      </w:del>
    </w:p>
    <w:p w14:paraId="50D9F6CF" w14:textId="3587F6F9" w:rsidR="3E5C5EF8" w:rsidRPr="00D145D8" w:rsidDel="00E347C2" w:rsidRDefault="3E5C5EF8" w:rsidP="00694938">
      <w:pPr>
        <w:rPr>
          <w:del w:id="73" w:author="TO" w:date="2025-12-05T19:07:00Z" w16du:dateUtc="2025-12-05T10:07:00Z"/>
          <w:rFonts w:ascii="Meiryo UI" w:eastAsia="Meiryo UI" w:hAnsi="Meiryo UI"/>
        </w:rPr>
      </w:pPr>
      <w:del w:id="74" w:author="TO" w:date="2025-12-05T19:07:00Z" w16du:dateUtc="2025-12-05T10:07:00Z">
        <w:r w:rsidRPr="00D145D8" w:rsidDel="00E347C2">
          <w:rPr>
            <w:rFonts w:ascii="Meiryo UI" w:eastAsia="Meiryo UI" w:hAnsi="Meiryo UI"/>
          </w:rPr>
          <w:delText>・</w:delText>
        </w:r>
      </w:del>
      <w:del w:id="75" w:author="TO" w:date="2025-12-05T19:06:00Z" w16du:dateUtc="2025-12-05T10:06:00Z">
        <w:r w:rsidRPr="00D145D8" w:rsidDel="00E347C2">
          <w:rPr>
            <w:rFonts w:ascii="Meiryo UI" w:eastAsia="Meiryo UI" w:hAnsi="Meiryo UI"/>
          </w:rPr>
          <w:delText>委託先は、個人情報を適切に保護できる管理体制を有する事業者を厳格に審査して選定</w:delText>
        </w:r>
      </w:del>
      <w:del w:id="76" w:author="TO" w:date="2025-12-05T19:07:00Z" w16du:dateUtc="2025-12-05T10:07:00Z">
        <w:r w:rsidRPr="00D145D8" w:rsidDel="00E347C2">
          <w:rPr>
            <w:rFonts w:ascii="Meiryo UI" w:eastAsia="Meiryo UI" w:hAnsi="Meiryo UI"/>
          </w:rPr>
          <w:delText>。</w:delText>
        </w:r>
      </w:del>
    </w:p>
    <w:p w14:paraId="33FE3622" w14:textId="60D30A6F" w:rsidR="485CFE20" w:rsidRPr="00D145D8" w:rsidRDefault="485CFE20" w:rsidP="00694938">
      <w:pPr>
        <w:rPr>
          <w:rFonts w:ascii="Meiryo UI" w:eastAsia="Meiryo UI" w:hAnsi="Meiryo UI"/>
        </w:rPr>
      </w:pPr>
    </w:p>
    <w:p w14:paraId="4CE16307" w14:textId="4C6FD587" w:rsidR="3E5C5EF8" w:rsidRPr="00D145D8" w:rsidDel="00E347C2" w:rsidRDefault="3E5C5EF8" w:rsidP="00694938">
      <w:pPr>
        <w:rPr>
          <w:del w:id="77" w:author="TO" w:date="2025-12-05T19:09:00Z" w16du:dateUtc="2025-12-05T10:09:00Z"/>
          <w:rFonts w:ascii="Meiryo UI" w:eastAsia="Meiryo UI" w:hAnsi="Meiryo UI"/>
        </w:rPr>
      </w:pPr>
      <w:del w:id="78" w:author="TO" w:date="2025-12-05T19:09:00Z" w16du:dateUtc="2025-12-05T10:09:00Z">
        <w:r w:rsidRPr="00D145D8" w:rsidDel="00E347C2">
          <w:rPr>
            <w:rFonts w:ascii="Meiryo UI" w:eastAsia="Meiryo UI" w:hAnsi="Meiryo UI"/>
          </w:rPr>
          <w:delText>4．第三者に該当しない提供</w:delText>
        </w:r>
      </w:del>
    </w:p>
    <w:p w14:paraId="32402F1F" w14:textId="5FD53E47" w:rsidR="3E5C5EF8" w:rsidRPr="00D145D8" w:rsidDel="00E347C2" w:rsidRDefault="3E5C5EF8" w:rsidP="00694938">
      <w:pPr>
        <w:rPr>
          <w:del w:id="79" w:author="TO" w:date="2025-12-05T19:09:00Z" w16du:dateUtc="2025-12-05T10:09:00Z"/>
          <w:rFonts w:ascii="Meiryo UI" w:eastAsia="Meiryo UI" w:hAnsi="Meiryo UI"/>
        </w:rPr>
      </w:pPr>
      <w:del w:id="80" w:author="TO" w:date="2025-12-05T19:09:00Z" w16du:dateUtc="2025-12-05T10:09:00Z">
        <w:r w:rsidRPr="00D145D8" w:rsidDel="00E347C2">
          <w:rPr>
            <w:rFonts w:ascii="Meiryo UI" w:eastAsia="Meiryo UI" w:hAnsi="Meiryo UI"/>
          </w:rPr>
          <w:delText>・業務委託：利用目的の達成に必要な範囲で、当社が個人情報の取扱いを委託する場合。</w:delText>
        </w:r>
      </w:del>
    </w:p>
    <w:p w14:paraId="46D13B0D" w14:textId="12C31BC3" w:rsidR="3E5C5EF8" w:rsidRPr="00D145D8" w:rsidRDefault="3E5C5EF8" w:rsidP="00694938">
      <w:pPr>
        <w:rPr>
          <w:rFonts w:ascii="Meiryo UI" w:eastAsia="Meiryo UI" w:hAnsi="Meiryo UI"/>
        </w:rPr>
      </w:pPr>
      <w:del w:id="81" w:author="TO" w:date="2025-12-05T19:09:00Z" w16du:dateUtc="2025-12-05T10:09:00Z">
        <w:r w:rsidRPr="00D145D8" w:rsidDel="00E347C2">
          <w:rPr>
            <w:rFonts w:ascii="Meiryo UI" w:eastAsia="Meiryo UI" w:hAnsi="Meiryo UI"/>
          </w:rPr>
          <w:delText>・事業承継：合併、会社分割、事業譲渡その他の事由による事業承継に伴う提供。</w:delText>
        </w:r>
      </w:del>
      <w:ins w:id="82" w:author="TO" w:date="2025-12-05T19:00:00Z" w16du:dateUtc="2025-12-05T10:00:00Z">
        <w:r w:rsidR="00E347C2" w:rsidRPr="00E347C2">
          <w:rPr>
            <w:rFonts w:ascii="Meiryo UI" w:eastAsia="Meiryo UI" w:hAnsi="Meiryo UI" w:hint="eastAsia"/>
            <w:highlight w:val="yellow"/>
          </w:rPr>
          <w:t>【AST：</w:t>
        </w:r>
      </w:ins>
      <w:ins w:id="83" w:author="TO" w:date="2025-12-05T19:01:00Z" w16du:dateUtc="2025-12-05T10:01:00Z">
        <w:r w:rsidR="00E347C2" w:rsidRPr="00E347C2">
          <w:rPr>
            <w:rFonts w:ascii="Meiryo UI" w:eastAsia="Meiryo UI" w:hAnsi="Meiryo UI" w:hint="eastAsia"/>
            <w:highlight w:val="yellow"/>
          </w:rPr>
          <w:t>第三者に該当しないことは</w:t>
        </w:r>
      </w:ins>
      <w:ins w:id="84" w:author="TO" w:date="2025-12-05T19:00:00Z" w16du:dateUtc="2025-12-05T10:00:00Z">
        <w:r w:rsidR="00E347C2" w:rsidRPr="00E347C2">
          <w:rPr>
            <w:rFonts w:ascii="Meiryo UI" w:eastAsia="Meiryo UI" w:hAnsi="Meiryo UI" w:hint="eastAsia"/>
            <w:highlight w:val="yellow"/>
          </w:rPr>
          <w:t>個人情報保護法</w:t>
        </w:r>
      </w:ins>
      <w:ins w:id="85" w:author="TO" w:date="2025-12-05T19:01:00Z" w16du:dateUtc="2025-12-05T10:01:00Z">
        <w:r w:rsidR="00E347C2" w:rsidRPr="00E347C2">
          <w:rPr>
            <w:rFonts w:ascii="Meiryo UI" w:eastAsia="Meiryo UI" w:hAnsi="Meiryo UI" w:hint="eastAsia"/>
            <w:highlight w:val="yellow"/>
          </w:rPr>
          <w:t>に書いてあるのでポリシーからは削除しました。</w:t>
        </w:r>
      </w:ins>
      <w:ins w:id="86" w:author="TO" w:date="2025-12-05T19:02:00Z" w16du:dateUtc="2025-12-05T10:02:00Z">
        <w:r w:rsidR="00E347C2" w:rsidRPr="00E347C2">
          <w:rPr>
            <w:rFonts w:ascii="Meiryo UI" w:eastAsia="Meiryo UI" w:hAnsi="Meiryo UI" w:hint="eastAsia"/>
            <w:highlight w:val="yellow"/>
          </w:rPr>
          <w:t>委託先の管理についてはポリシーに書くことが多いので</w:t>
        </w:r>
      </w:ins>
      <w:ins w:id="87" w:author="TO" w:date="2025-12-05T19:03:00Z" w16du:dateUtc="2025-12-05T10:03:00Z">
        <w:r w:rsidR="00E347C2" w:rsidRPr="00E347C2">
          <w:rPr>
            <w:rFonts w:ascii="Meiryo UI" w:eastAsia="Meiryo UI" w:hAnsi="Meiryo UI" w:hint="eastAsia"/>
            <w:highlight w:val="yellow"/>
          </w:rPr>
          <w:t>、委託先の管理としてまとめて記載しました。</w:t>
        </w:r>
      </w:ins>
      <w:ins w:id="88" w:author="TO" w:date="2025-12-05T19:00:00Z" w16du:dateUtc="2025-12-05T10:00:00Z">
        <w:r w:rsidR="00E347C2" w:rsidRPr="00E347C2">
          <w:rPr>
            <w:rFonts w:ascii="Meiryo UI" w:eastAsia="Meiryo UI" w:hAnsi="Meiryo UI" w:hint="eastAsia"/>
            <w:highlight w:val="yellow"/>
          </w:rPr>
          <w:t>】</w:t>
        </w:r>
      </w:ins>
    </w:p>
    <w:p w14:paraId="323FC486" w14:textId="08BAC867" w:rsidR="485CFE20" w:rsidRPr="00D145D8" w:rsidRDefault="485CFE20" w:rsidP="00694938">
      <w:pPr>
        <w:rPr>
          <w:rFonts w:ascii="Meiryo UI" w:eastAsia="Meiryo UI" w:hAnsi="Meiryo UI"/>
        </w:rPr>
      </w:pPr>
    </w:p>
    <w:p w14:paraId="3119B939" w14:textId="1D038388" w:rsidR="3E5C5EF8" w:rsidRPr="00D145D8" w:rsidRDefault="00E347C2" w:rsidP="00694938">
      <w:pPr>
        <w:rPr>
          <w:rFonts w:ascii="Meiryo UI" w:eastAsia="Meiryo UI" w:hAnsi="Meiryo UI"/>
        </w:rPr>
      </w:pPr>
      <w:ins w:id="89" w:author="TO" w:date="2025-12-05T19:10:00Z" w16du:dateUtc="2025-12-05T10:10:00Z">
        <w:r>
          <w:rPr>
            <w:rFonts w:ascii="Meiryo UI" w:eastAsia="Meiryo UI" w:hAnsi="Meiryo UI" w:hint="eastAsia"/>
          </w:rPr>
          <w:t>4</w:t>
        </w:r>
      </w:ins>
      <w:del w:id="90" w:author="TO" w:date="2025-12-05T19:09:00Z" w16du:dateUtc="2025-12-05T10:09:00Z">
        <w:r w:rsidR="3E5C5EF8" w:rsidRPr="00D145D8" w:rsidDel="00E347C2">
          <w:rPr>
            <w:rFonts w:ascii="Meiryo UI" w:eastAsia="Meiryo UI" w:hAnsi="Meiryo UI"/>
          </w:rPr>
          <w:delText>5</w:delText>
        </w:r>
      </w:del>
      <w:r w:rsidR="3E5C5EF8" w:rsidRPr="00D145D8">
        <w:rPr>
          <w:rFonts w:ascii="Meiryo UI" w:eastAsia="Meiryo UI" w:hAnsi="Meiryo UI"/>
        </w:rPr>
        <w:t>．法令に基づく提供</w:t>
      </w:r>
      <w:ins w:id="91" w:author="TO" w:date="2025-12-05T19:10:00Z" w16du:dateUtc="2025-12-05T10:10:00Z">
        <w:r>
          <w:rPr>
            <w:rFonts w:ascii="Meiryo UI" w:eastAsia="Meiryo UI" w:hAnsi="Meiryo UI" w:hint="eastAsia"/>
          </w:rPr>
          <w:t>等</w:t>
        </w:r>
      </w:ins>
      <w:r w:rsidR="3E5C5EF8" w:rsidRPr="00D145D8">
        <w:rPr>
          <w:rFonts w:ascii="Meiryo UI" w:eastAsia="Meiryo UI" w:hAnsi="Meiryo UI"/>
        </w:rPr>
        <w:t>（本人同意不要）</w:t>
      </w:r>
    </w:p>
    <w:p w14:paraId="64657F86" w14:textId="5FBCB1EE" w:rsidR="00E347C2" w:rsidRDefault="00E347C2" w:rsidP="00694938">
      <w:pPr>
        <w:rPr>
          <w:ins w:id="92" w:author="TO" w:date="2025-12-05T19:10:00Z" w16du:dateUtc="2025-12-05T10:10:00Z"/>
          <w:rFonts w:ascii="Meiryo UI" w:eastAsia="Meiryo UI" w:hAnsi="Meiryo UI" w:hint="eastAsia"/>
        </w:rPr>
      </w:pPr>
      <w:ins w:id="93" w:author="TO" w:date="2025-12-05T19:10:00Z" w16du:dateUtc="2025-12-05T10:10:00Z">
        <w:r>
          <w:rPr>
            <w:rFonts w:ascii="Meiryo UI" w:eastAsia="Meiryo UI" w:hAnsi="Meiryo UI" w:hint="eastAsia"/>
          </w:rPr>
          <w:t>以下に定めるほか、個人情報保護法等の法令の規定に基づく場合には、当社は、</w:t>
        </w:r>
        <w:r w:rsidR="00EE172E">
          <w:rPr>
            <w:rFonts w:ascii="Meiryo UI" w:eastAsia="Meiryo UI" w:hAnsi="Meiryo UI" w:hint="eastAsia"/>
          </w:rPr>
          <w:t>本人の同意を得ることなく個人データを提供</w:t>
        </w:r>
      </w:ins>
      <w:ins w:id="94" w:author="TO" w:date="2025-12-05T19:11:00Z" w16du:dateUtc="2025-12-05T10:11:00Z">
        <w:r w:rsidR="00EE172E">
          <w:rPr>
            <w:rFonts w:ascii="Meiryo UI" w:eastAsia="Meiryo UI" w:hAnsi="Meiryo UI" w:hint="eastAsia"/>
          </w:rPr>
          <w:t>することがあります。</w:t>
        </w:r>
      </w:ins>
    </w:p>
    <w:p w14:paraId="40F9727A" w14:textId="039774B9" w:rsidR="3E5C5EF8" w:rsidRPr="00D145D8" w:rsidRDefault="3E5C5EF8" w:rsidP="00694938">
      <w:pPr>
        <w:rPr>
          <w:rFonts w:ascii="Meiryo UI" w:eastAsia="Meiryo UI" w:hAnsi="Meiryo UI"/>
        </w:rPr>
      </w:pPr>
      <w:r w:rsidRPr="00D145D8">
        <w:rPr>
          <w:rFonts w:ascii="Meiryo UI" w:eastAsia="Meiryo UI" w:hAnsi="Meiryo UI"/>
        </w:rPr>
        <w:t>・法令に基づく場合。</w:t>
      </w:r>
    </w:p>
    <w:p w14:paraId="358D3C5F" w14:textId="78FEC5EA" w:rsidR="3E5C5EF8" w:rsidRPr="00D145D8" w:rsidRDefault="3E5C5EF8" w:rsidP="00694938">
      <w:pPr>
        <w:rPr>
          <w:rFonts w:ascii="Meiryo UI" w:eastAsia="Meiryo UI" w:hAnsi="Meiryo UI"/>
        </w:rPr>
      </w:pPr>
      <w:r w:rsidRPr="00D145D8">
        <w:rPr>
          <w:rFonts w:ascii="Meiryo UI" w:eastAsia="Meiryo UI" w:hAnsi="Meiryo UI"/>
        </w:rPr>
        <w:t>・生命、身体または財産の保護のために必要で、本人同意の取得が困難な場合。</w:t>
      </w:r>
    </w:p>
    <w:p w14:paraId="62AAED57" w14:textId="33B8FD3C" w:rsidR="3E5C5EF8" w:rsidRPr="00D145D8" w:rsidRDefault="3E5C5EF8" w:rsidP="00694938">
      <w:pPr>
        <w:rPr>
          <w:rFonts w:ascii="Meiryo UI" w:eastAsia="Meiryo UI" w:hAnsi="Meiryo UI"/>
        </w:rPr>
      </w:pPr>
      <w:r w:rsidRPr="00D145D8">
        <w:rPr>
          <w:rFonts w:ascii="Meiryo UI" w:eastAsia="Meiryo UI" w:hAnsi="Meiryo UI"/>
        </w:rPr>
        <w:t>・公衆衛生の向上または児童の健全な育成の推進のために特に必要で、本人同意の取得が困難な場合。</w:t>
      </w:r>
    </w:p>
    <w:p w14:paraId="297AE7FD" w14:textId="6F44D43C" w:rsidR="3E5C5EF8" w:rsidRPr="00D145D8" w:rsidRDefault="3E5C5EF8" w:rsidP="00694938">
      <w:pPr>
        <w:rPr>
          <w:rFonts w:ascii="Meiryo UI" w:eastAsia="Meiryo UI" w:hAnsi="Meiryo UI"/>
        </w:rPr>
      </w:pPr>
      <w:r w:rsidRPr="00D145D8">
        <w:rPr>
          <w:rFonts w:ascii="Meiryo UI" w:eastAsia="Meiryo UI" w:hAnsi="Meiryo UI"/>
        </w:rPr>
        <w:t>・国または地方公共団体の法令事務に協力する場合で、同意取得により当該事務の遂行に支障を及ぼすおそれがある場合。</w:t>
      </w:r>
    </w:p>
    <w:p w14:paraId="1F95D69C" w14:textId="71EFA384" w:rsidR="485CFE20" w:rsidRPr="00D145D8" w:rsidRDefault="485CFE20" w:rsidP="00694938">
      <w:pPr>
        <w:rPr>
          <w:rFonts w:ascii="Meiryo UI" w:eastAsia="Meiryo UI" w:hAnsi="Meiryo UI"/>
        </w:rPr>
      </w:pPr>
    </w:p>
    <w:p w14:paraId="5AB15A13" w14:textId="1D80622F" w:rsidR="3E5C5EF8" w:rsidRDefault="00EE172E" w:rsidP="00694938">
      <w:pPr>
        <w:rPr>
          <w:ins w:id="95" w:author="TO" w:date="2025-12-05T19:11:00Z" w16du:dateUtc="2025-12-05T10:11:00Z"/>
          <w:rFonts w:ascii="Meiryo UI" w:eastAsia="Meiryo UI" w:hAnsi="Meiryo UI"/>
        </w:rPr>
      </w:pPr>
      <w:ins w:id="96" w:author="TO" w:date="2025-12-05T19:13:00Z" w16du:dateUtc="2025-12-05T10:13:00Z">
        <w:r>
          <w:rPr>
            <w:rFonts w:ascii="Meiryo UI" w:eastAsia="Meiryo UI" w:hAnsi="Meiryo UI" w:hint="eastAsia"/>
          </w:rPr>
          <w:t>5</w:t>
        </w:r>
      </w:ins>
      <w:del w:id="97" w:author="TO" w:date="2025-12-05T19:13:00Z" w16du:dateUtc="2025-12-05T10:13:00Z">
        <w:r w:rsidR="3E5C5EF8" w:rsidRPr="00D145D8" w:rsidDel="00EE172E">
          <w:rPr>
            <w:rFonts w:ascii="Meiryo UI" w:eastAsia="Meiryo UI" w:hAnsi="Meiryo UI"/>
          </w:rPr>
          <w:delText>6</w:delText>
        </w:r>
      </w:del>
      <w:r w:rsidR="3E5C5EF8" w:rsidRPr="00D145D8">
        <w:rPr>
          <w:rFonts w:ascii="Meiryo UI" w:eastAsia="Meiryo UI" w:hAnsi="Meiryo UI"/>
        </w:rPr>
        <w:t>．免責事項</w:t>
      </w:r>
    </w:p>
    <w:p w14:paraId="72D2489B" w14:textId="3C20FD6C" w:rsidR="00EE172E" w:rsidRPr="00D145D8" w:rsidRDefault="00EE172E" w:rsidP="00694938">
      <w:pPr>
        <w:rPr>
          <w:rFonts w:ascii="Meiryo UI" w:eastAsia="Meiryo UI" w:hAnsi="Meiryo UI" w:hint="eastAsia"/>
        </w:rPr>
      </w:pPr>
      <w:ins w:id="98" w:author="TO" w:date="2025-12-05T19:11:00Z" w16du:dateUtc="2025-12-05T10:11:00Z">
        <w:r>
          <w:rPr>
            <w:rFonts w:ascii="Meiryo UI" w:eastAsia="Meiryo UI" w:hAnsi="Meiryo UI" w:hint="eastAsia"/>
          </w:rPr>
          <w:t>以下の場合には、当社は利用者の個人情報に関し何らの責任</w:t>
        </w:r>
      </w:ins>
      <w:ins w:id="99" w:author="TO" w:date="2025-12-05T19:12:00Z" w16du:dateUtc="2025-12-05T10:12:00Z">
        <w:r>
          <w:rPr>
            <w:rFonts w:ascii="Meiryo UI" w:eastAsia="Meiryo UI" w:hAnsi="Meiryo UI" w:hint="eastAsia"/>
          </w:rPr>
          <w:t>も負いません。</w:t>
        </w:r>
      </w:ins>
    </w:p>
    <w:p w14:paraId="6198021E" w14:textId="4BFFB28C" w:rsidR="3E5C5EF8" w:rsidRPr="00D145D8" w:rsidRDefault="3E5C5EF8" w:rsidP="00694938">
      <w:pPr>
        <w:rPr>
          <w:rFonts w:ascii="Meiryo UI" w:eastAsia="Meiryo UI" w:hAnsi="Meiryo UI"/>
        </w:rPr>
      </w:pPr>
      <w:r w:rsidRPr="00D145D8">
        <w:rPr>
          <w:rFonts w:ascii="Meiryo UI" w:eastAsia="Meiryo UI" w:hAnsi="Meiryo UI"/>
        </w:rPr>
        <w:t>・</w:t>
      </w:r>
      <w:ins w:id="100" w:author="TO" w:date="2025-12-05T19:12:00Z" w16du:dateUtc="2025-12-05T10:12:00Z">
        <w:r w:rsidR="00EE172E">
          <w:rPr>
            <w:rFonts w:ascii="Meiryo UI" w:eastAsia="Meiryo UI" w:hAnsi="Meiryo UI" w:hint="eastAsia"/>
          </w:rPr>
          <w:t>利用者</w:t>
        </w:r>
      </w:ins>
      <w:del w:id="101" w:author="TO" w:date="2025-12-05T19:12:00Z" w16du:dateUtc="2025-12-05T10:12:00Z">
        <w:r w:rsidRPr="00D145D8" w:rsidDel="00EE172E">
          <w:rPr>
            <w:rFonts w:ascii="Meiryo UI" w:eastAsia="Meiryo UI" w:hAnsi="Meiryo UI"/>
          </w:rPr>
          <w:delText>ユーザー</w:delText>
        </w:r>
      </w:del>
      <w:r w:rsidRPr="00D145D8">
        <w:rPr>
          <w:rFonts w:ascii="Meiryo UI" w:eastAsia="Meiryo UI" w:hAnsi="Meiryo UI"/>
        </w:rPr>
        <w:t>自らが本サービスの機能または他の手段を用いて第三者に個人情報を開示した場合。</w:t>
      </w:r>
    </w:p>
    <w:p w14:paraId="0EBBED57" w14:textId="5E49673A" w:rsidR="3E5C5EF8" w:rsidRPr="00D145D8" w:rsidRDefault="3E5C5EF8" w:rsidP="00694938">
      <w:pPr>
        <w:rPr>
          <w:rFonts w:ascii="Meiryo UI" w:eastAsia="Meiryo UI" w:hAnsi="Meiryo UI"/>
        </w:rPr>
      </w:pPr>
      <w:r w:rsidRPr="00D145D8">
        <w:rPr>
          <w:rFonts w:ascii="Meiryo UI" w:eastAsia="Meiryo UI" w:hAnsi="Meiryo UI"/>
        </w:rPr>
        <w:t>・</w:t>
      </w:r>
      <w:ins w:id="102" w:author="TO" w:date="2025-12-05T19:12:00Z" w16du:dateUtc="2025-12-05T10:12:00Z">
        <w:r w:rsidR="00EE172E">
          <w:rPr>
            <w:rFonts w:ascii="Meiryo UI" w:eastAsia="Meiryo UI" w:hAnsi="Meiryo UI" w:hint="eastAsia"/>
          </w:rPr>
          <w:t>利用者</w:t>
        </w:r>
      </w:ins>
      <w:del w:id="103" w:author="TO" w:date="2025-12-05T19:12:00Z" w16du:dateUtc="2025-12-05T10:12:00Z">
        <w:r w:rsidRPr="00D145D8" w:rsidDel="00EE172E">
          <w:rPr>
            <w:rFonts w:ascii="Meiryo UI" w:eastAsia="Meiryo UI" w:hAnsi="Meiryo UI"/>
          </w:rPr>
          <w:delText>ユーザー</w:delText>
        </w:r>
      </w:del>
      <w:r w:rsidRPr="00D145D8">
        <w:rPr>
          <w:rFonts w:ascii="Meiryo UI" w:eastAsia="Meiryo UI" w:hAnsi="Meiryo UI"/>
        </w:rPr>
        <w:t>の投稿内容や活動履歴により第三者が本人を特定した場合。</w:t>
      </w:r>
    </w:p>
    <w:p w14:paraId="0BAF6855" w14:textId="1B327F74" w:rsidR="3E5C5EF8" w:rsidRPr="00D145D8" w:rsidRDefault="3E5C5EF8" w:rsidP="00694938">
      <w:pPr>
        <w:rPr>
          <w:rFonts w:ascii="Meiryo UI" w:eastAsia="Meiryo UI" w:hAnsi="Meiryo UI"/>
        </w:rPr>
      </w:pPr>
      <w:r w:rsidRPr="00D145D8">
        <w:rPr>
          <w:rFonts w:ascii="Meiryo UI" w:eastAsia="Meiryo UI" w:hAnsi="Meiryo UI"/>
        </w:rPr>
        <w:t>・本サービスからリンクされる外部サイトにおいて</w:t>
      </w:r>
      <w:ins w:id="104" w:author="TO" w:date="2025-12-05T19:12:00Z" w16du:dateUtc="2025-12-05T10:12:00Z">
        <w:r w:rsidR="00EE172E">
          <w:rPr>
            <w:rFonts w:ascii="Meiryo UI" w:eastAsia="Meiryo UI" w:hAnsi="Meiryo UI" w:hint="eastAsia"/>
          </w:rPr>
          <w:t>利用者</w:t>
        </w:r>
      </w:ins>
      <w:del w:id="105" w:author="TO" w:date="2025-12-05T19:12:00Z" w16du:dateUtc="2025-12-05T10:12:00Z">
        <w:r w:rsidRPr="00D145D8" w:rsidDel="00EE172E">
          <w:rPr>
            <w:rFonts w:ascii="Meiryo UI" w:eastAsia="Meiryo UI" w:hAnsi="Meiryo UI"/>
          </w:rPr>
          <w:delText>ユーザー</w:delText>
        </w:r>
      </w:del>
      <w:r w:rsidRPr="00D145D8">
        <w:rPr>
          <w:rFonts w:ascii="Meiryo UI" w:eastAsia="Meiryo UI" w:hAnsi="Meiryo UI"/>
        </w:rPr>
        <w:t>が個人情報を提供し、それが利用された場合。</w:t>
      </w:r>
    </w:p>
    <w:p w14:paraId="36753196" w14:textId="463393CA" w:rsidR="3E5C5EF8" w:rsidRPr="00D145D8" w:rsidRDefault="3E5C5EF8" w:rsidP="00694938">
      <w:pPr>
        <w:rPr>
          <w:rFonts w:ascii="Meiryo UI" w:eastAsia="Meiryo UI" w:hAnsi="Meiryo UI"/>
        </w:rPr>
      </w:pPr>
      <w:r w:rsidRPr="00D145D8">
        <w:rPr>
          <w:rFonts w:ascii="Meiryo UI" w:eastAsia="Meiryo UI" w:hAnsi="Meiryo UI"/>
        </w:rPr>
        <w:t>・</w:t>
      </w:r>
      <w:ins w:id="106" w:author="TO" w:date="2025-12-05T19:12:00Z" w16du:dateUtc="2025-12-05T10:12:00Z">
        <w:r w:rsidR="00EE172E">
          <w:rPr>
            <w:rFonts w:ascii="Meiryo UI" w:eastAsia="Meiryo UI" w:hAnsi="Meiryo UI" w:hint="eastAsia"/>
          </w:rPr>
          <w:t>利用者</w:t>
        </w:r>
      </w:ins>
      <w:del w:id="107" w:author="TO" w:date="2025-12-05T19:12:00Z" w16du:dateUtc="2025-12-05T10:12:00Z">
        <w:r w:rsidRPr="00D145D8" w:rsidDel="00EE172E">
          <w:rPr>
            <w:rFonts w:ascii="Meiryo UI" w:eastAsia="Meiryo UI" w:hAnsi="Meiryo UI"/>
          </w:rPr>
          <w:delText>ユーザー</w:delText>
        </w:r>
      </w:del>
      <w:r w:rsidRPr="00D145D8">
        <w:rPr>
          <w:rFonts w:ascii="Meiryo UI" w:eastAsia="Meiryo UI" w:hAnsi="Meiryo UI"/>
        </w:rPr>
        <w:t>以外の第三者がID・パスワード等を入手した場合。</w:t>
      </w:r>
    </w:p>
    <w:p w14:paraId="54F622EB" w14:textId="5047BC34" w:rsidR="3E5C5EF8" w:rsidRPr="00D145D8" w:rsidRDefault="3E5C5EF8" w:rsidP="00694938">
      <w:pPr>
        <w:rPr>
          <w:rFonts w:ascii="Meiryo UI" w:eastAsia="Meiryo UI" w:hAnsi="Meiryo UI"/>
        </w:rPr>
      </w:pPr>
      <w:r w:rsidRPr="00D145D8">
        <w:rPr>
          <w:rFonts w:ascii="Meiryo UI" w:eastAsia="Meiryo UI" w:hAnsi="Meiryo UI"/>
        </w:rPr>
        <w:t>・当社に故意または過失がない場合。</w:t>
      </w:r>
    </w:p>
    <w:p w14:paraId="67A7E685" w14:textId="70D86DAD" w:rsidR="485CFE20" w:rsidRPr="00D145D8" w:rsidRDefault="485CFE20" w:rsidP="00694938">
      <w:pPr>
        <w:rPr>
          <w:rFonts w:ascii="Meiryo UI" w:eastAsia="Meiryo UI" w:hAnsi="Meiryo UI"/>
        </w:rPr>
      </w:pPr>
    </w:p>
    <w:p w14:paraId="65A988E1" w14:textId="394D7FE9" w:rsidR="3E5C5EF8" w:rsidRPr="00D145D8" w:rsidDel="00EE172E" w:rsidRDefault="3E5C5EF8" w:rsidP="00694938">
      <w:pPr>
        <w:rPr>
          <w:del w:id="108" w:author="TO" w:date="2025-12-05T19:13:00Z" w16du:dateUtc="2025-12-05T10:13:00Z"/>
          <w:rFonts w:ascii="Meiryo UI" w:eastAsia="Meiryo UI" w:hAnsi="Meiryo UI"/>
        </w:rPr>
      </w:pPr>
      <w:del w:id="109" w:author="TO" w:date="2025-12-05T19:13:00Z" w16du:dateUtc="2025-12-05T10:13:00Z">
        <w:r w:rsidRPr="00D145D8" w:rsidDel="00EE172E">
          <w:rPr>
            <w:rFonts w:ascii="Meiryo UI" w:eastAsia="Meiryo UI" w:hAnsi="Meiryo UI"/>
          </w:rPr>
          <w:delText>7．提供停止の請求</w:delText>
        </w:r>
      </w:del>
    </w:p>
    <w:p w14:paraId="4ED1EA12" w14:textId="6D30F172" w:rsidR="485CFE20" w:rsidRPr="00D145D8" w:rsidRDefault="3E5C5EF8" w:rsidP="00694938">
      <w:pPr>
        <w:rPr>
          <w:rFonts w:ascii="Meiryo UI" w:eastAsia="Meiryo UI" w:hAnsi="Meiryo UI"/>
        </w:rPr>
      </w:pPr>
      <w:del w:id="110" w:author="TO" w:date="2025-12-05T19:13:00Z" w16du:dateUtc="2025-12-05T10:13:00Z">
        <w:r w:rsidRPr="00D145D8" w:rsidDel="00EE172E">
          <w:rPr>
            <w:rFonts w:ascii="Meiryo UI" w:eastAsia="Meiryo UI" w:hAnsi="Meiryo UI"/>
          </w:rPr>
          <w:delText>・ユーザーは所定の手続により第三者提供の停止を求めることができます（法令で停止が認められない場合を除きます）。</w:delText>
        </w:r>
      </w:del>
      <w:ins w:id="111" w:author="TO" w:date="2025-12-05T19:12:00Z" w16du:dateUtc="2025-12-05T10:12:00Z">
        <w:r w:rsidR="00EE172E" w:rsidRPr="00EE172E">
          <w:rPr>
            <w:rFonts w:ascii="Meiryo UI" w:eastAsia="Meiryo UI" w:hAnsi="Meiryo UI" w:hint="eastAsia"/>
            <w:highlight w:val="yellow"/>
          </w:rPr>
          <w:t>【AST：第</w:t>
        </w:r>
      </w:ins>
      <w:ins w:id="112" w:author="TO" w:date="2025-12-05T19:13:00Z" w16du:dateUtc="2025-12-05T10:13:00Z">
        <w:r w:rsidR="00EE172E" w:rsidRPr="00EE172E">
          <w:rPr>
            <w:rFonts w:ascii="Meiryo UI" w:eastAsia="Meiryo UI" w:hAnsi="Meiryo UI" w:hint="eastAsia"/>
            <w:highlight w:val="yellow"/>
          </w:rPr>
          <w:t>8条に規定することでよいと思います。</w:t>
        </w:r>
      </w:ins>
      <w:ins w:id="113" w:author="TO" w:date="2025-12-05T19:12:00Z" w16du:dateUtc="2025-12-05T10:12:00Z">
        <w:r w:rsidR="00EE172E" w:rsidRPr="00EE172E">
          <w:rPr>
            <w:rFonts w:ascii="Meiryo UI" w:eastAsia="Meiryo UI" w:hAnsi="Meiryo UI" w:hint="eastAsia"/>
            <w:highlight w:val="yellow"/>
          </w:rPr>
          <w:t>】</w:t>
        </w:r>
      </w:ins>
    </w:p>
    <w:p w14:paraId="302C2A19" w14:textId="56EDD5E5" w:rsidR="485CFE20" w:rsidRPr="00D145D8" w:rsidRDefault="485CFE20" w:rsidP="00694938">
      <w:pPr>
        <w:rPr>
          <w:rFonts w:ascii="Meiryo UI" w:eastAsia="Meiryo UI" w:hAnsi="Meiryo UI"/>
        </w:rPr>
      </w:pPr>
    </w:p>
    <w:p w14:paraId="6CD6666C" w14:textId="36DCC347" w:rsidR="22603A45" w:rsidRPr="00D145D8" w:rsidRDefault="22603A45" w:rsidP="00694938">
      <w:pPr>
        <w:rPr>
          <w:rFonts w:ascii="Meiryo UI" w:eastAsia="Meiryo UI" w:hAnsi="Meiryo UI" w:hint="eastAsia"/>
        </w:rPr>
      </w:pPr>
      <w:r w:rsidRPr="00D145D8">
        <w:rPr>
          <w:rFonts w:ascii="Meiryo UI" w:eastAsia="Meiryo UI" w:hAnsi="Meiryo UI"/>
        </w:rPr>
        <w:t xml:space="preserve">第5条　</w:t>
      </w:r>
      <w:r w:rsidR="36234060" w:rsidRPr="00D145D8">
        <w:rPr>
          <w:rFonts w:ascii="Meiryo UI" w:eastAsia="Meiryo UI" w:hAnsi="Meiryo UI"/>
        </w:rPr>
        <w:t>情報収集モジュールの利用</w:t>
      </w:r>
      <w:ins w:id="114" w:author="TO" w:date="2025-12-05T19:13:00Z" w16du:dateUtc="2025-12-05T10:13:00Z">
        <w:r w:rsidR="00EE172E">
          <w:rPr>
            <w:rFonts w:ascii="Meiryo UI" w:eastAsia="Meiryo UI" w:hAnsi="Meiryo UI" w:hint="eastAsia"/>
          </w:rPr>
          <w:t>等</w:t>
        </w:r>
      </w:ins>
    </w:p>
    <w:p w14:paraId="5C898926" w14:textId="693B16F8" w:rsidR="35D75011" w:rsidRPr="00D145D8" w:rsidRDefault="35D75011" w:rsidP="00694938">
      <w:pPr>
        <w:rPr>
          <w:rFonts w:ascii="Meiryo UI" w:eastAsia="Meiryo UI" w:hAnsi="Meiryo UI"/>
        </w:rPr>
      </w:pPr>
      <w:r w:rsidRPr="00D145D8">
        <w:rPr>
          <w:rFonts w:ascii="Meiryo UI" w:eastAsia="Meiryo UI" w:hAnsi="Meiryo UI" w:cs="Yu Mincho Regular"/>
          <w:szCs w:val="21"/>
        </w:rPr>
        <w:t>1．情報収集モジュールの使用目的</w:t>
      </w:r>
      <w:r w:rsidRPr="00D145D8">
        <w:rPr>
          <w:rFonts w:ascii="Meiryo UI" w:eastAsia="Meiryo UI" w:hAnsi="Meiryo UI"/>
        </w:rPr>
        <w:br/>
      </w:r>
      <w:r w:rsidRPr="00D145D8">
        <w:rPr>
          <w:rFonts w:ascii="Meiryo UI" w:eastAsia="Meiryo UI" w:hAnsi="Meiryo UI" w:cs="Yu Mincho Regular"/>
          <w:szCs w:val="21"/>
        </w:rPr>
        <w:t xml:space="preserve"> ・当社は、本サービスの利用状況を分析し、サービス改善および広告効果測定を行うため、情報収集モジュールを利用します。</w:t>
      </w:r>
      <w:r w:rsidRPr="00D145D8">
        <w:rPr>
          <w:rFonts w:ascii="Meiryo UI" w:eastAsia="Meiryo UI" w:hAnsi="Meiryo UI"/>
        </w:rPr>
        <w:br/>
      </w:r>
      <w:r w:rsidRPr="00D145D8">
        <w:rPr>
          <w:rFonts w:ascii="Meiryo UI" w:eastAsia="Meiryo UI" w:hAnsi="Meiryo UI" w:cs="Yu Mincho Regular"/>
          <w:szCs w:val="21"/>
        </w:rPr>
        <w:t xml:space="preserve"> ・これらのモジュール</w:t>
      </w:r>
      <w:ins w:id="115" w:author="TO" w:date="2025-12-05T19:14:00Z" w16du:dateUtc="2025-12-05T10:14:00Z">
        <w:r w:rsidR="00EE172E">
          <w:rPr>
            <w:rFonts w:ascii="Meiryo UI" w:eastAsia="Meiryo UI" w:hAnsi="Meiryo UI" w:cs="Yu Mincho Regular" w:hint="eastAsia"/>
            <w:szCs w:val="21"/>
          </w:rPr>
          <w:t>の利用にあたり、</w:t>
        </w:r>
      </w:ins>
      <w:del w:id="116" w:author="TO" w:date="2025-12-05T19:15:00Z" w16du:dateUtc="2025-12-05T10:15:00Z">
        <w:r w:rsidRPr="00D145D8" w:rsidDel="00EE172E">
          <w:rPr>
            <w:rFonts w:ascii="Meiryo UI" w:eastAsia="Meiryo UI" w:hAnsi="Meiryo UI" w:cs="Yu Mincho Regular"/>
            <w:szCs w:val="21"/>
          </w:rPr>
          <w:delText>により収集された情報には、個人を特定する情報は含まれず、</w:delText>
        </w:r>
      </w:del>
      <w:r w:rsidRPr="00D145D8">
        <w:rPr>
          <w:rFonts w:ascii="Meiryo UI" w:eastAsia="Meiryo UI" w:hAnsi="Meiryo UI" w:cs="Yu Mincho Regular"/>
          <w:szCs w:val="21"/>
        </w:rPr>
        <w:t>利用状況や行動履歴などの統計的なデータ</w:t>
      </w:r>
      <w:ins w:id="117" w:author="TO" w:date="2025-12-05T19:15:00Z" w16du:dateUtc="2025-12-05T10:15:00Z">
        <w:r w:rsidR="00EE172E">
          <w:rPr>
            <w:rFonts w:ascii="Meiryo UI" w:eastAsia="Meiryo UI" w:hAnsi="Meiryo UI" w:cs="Yu Mincho Regular" w:hint="eastAsia"/>
            <w:szCs w:val="21"/>
          </w:rPr>
          <w:t>（個人を特定する情報は含まれません）</w:t>
        </w:r>
      </w:ins>
      <w:r w:rsidRPr="00D145D8">
        <w:rPr>
          <w:rFonts w:ascii="Meiryo UI" w:eastAsia="Meiryo UI" w:hAnsi="Meiryo UI" w:cs="Yu Mincho Regular"/>
          <w:szCs w:val="21"/>
        </w:rPr>
        <w:t>が</w:t>
      </w:r>
      <w:ins w:id="118" w:author="TO" w:date="2025-12-05T19:15:00Z" w16du:dateUtc="2025-12-05T10:15:00Z">
        <w:r w:rsidR="00EE172E">
          <w:rPr>
            <w:rFonts w:ascii="Meiryo UI" w:eastAsia="Meiryo UI" w:hAnsi="Meiryo UI" w:cs="Yu Mincho Regular" w:hint="eastAsia"/>
            <w:szCs w:val="21"/>
          </w:rPr>
          <w:t>提供されます</w:t>
        </w:r>
      </w:ins>
      <w:del w:id="119" w:author="TO" w:date="2025-12-05T19:15:00Z" w16du:dateUtc="2025-12-05T10:15:00Z">
        <w:r w:rsidRPr="00D145D8" w:rsidDel="00EE172E">
          <w:rPr>
            <w:rFonts w:ascii="Meiryo UI" w:eastAsia="Meiryo UI" w:hAnsi="Meiryo UI" w:cs="Yu Mincho Regular"/>
            <w:szCs w:val="21"/>
          </w:rPr>
          <w:delText>含まれます</w:delText>
        </w:r>
      </w:del>
      <w:r w:rsidRPr="00D145D8">
        <w:rPr>
          <w:rFonts w:ascii="Meiryo UI" w:eastAsia="Meiryo UI" w:hAnsi="Meiryo UI" w:cs="Yu Mincho Regular"/>
          <w:szCs w:val="21"/>
        </w:rPr>
        <w:t>。</w:t>
      </w:r>
      <w:r w:rsidRPr="00D145D8">
        <w:rPr>
          <w:rFonts w:ascii="Meiryo UI" w:eastAsia="Meiryo UI" w:hAnsi="Meiryo UI"/>
        </w:rPr>
        <w:br/>
      </w:r>
      <w:r w:rsidRPr="00D145D8">
        <w:rPr>
          <w:rFonts w:ascii="Meiryo UI" w:eastAsia="Meiryo UI" w:hAnsi="Meiryo UI" w:cs="Yu Mincho Regular"/>
          <w:szCs w:val="21"/>
        </w:rPr>
        <w:t xml:space="preserve"> ・収集された情報は、各情報収集モジュール提供者の</w:t>
      </w:r>
      <w:del w:id="120" w:author="TO" w:date="2025-12-05T19:16:00Z" w16du:dateUtc="2025-12-05T10:16:00Z">
        <w:r w:rsidRPr="00D145D8" w:rsidDel="00EE172E">
          <w:rPr>
            <w:rFonts w:ascii="Meiryo UI" w:eastAsia="Meiryo UI" w:hAnsi="Meiryo UI" w:cs="Yu Mincho Regular"/>
            <w:szCs w:val="21"/>
          </w:rPr>
          <w:delText>プライバシー</w:delText>
        </w:r>
      </w:del>
      <w:r w:rsidRPr="00D145D8">
        <w:rPr>
          <w:rFonts w:ascii="Meiryo UI" w:eastAsia="Meiryo UI" w:hAnsi="Meiryo UI" w:cs="Yu Mincho Regular"/>
          <w:szCs w:val="21"/>
        </w:rPr>
        <w:t>ポリシーに基づき管理されます。</w:t>
      </w:r>
    </w:p>
    <w:p w14:paraId="04FD44F3" w14:textId="31BC16C8" w:rsidR="00EE172E" w:rsidRDefault="35D75011" w:rsidP="00EE172E">
      <w:pPr>
        <w:rPr>
          <w:rFonts w:ascii="Meiryo UI" w:eastAsia="Meiryo UI" w:hAnsi="Meiryo UI" w:cs="Yu Mincho Regular"/>
          <w:szCs w:val="21"/>
        </w:rPr>
      </w:pPr>
      <w:r w:rsidRPr="00D145D8">
        <w:rPr>
          <w:rFonts w:ascii="Meiryo UI" w:eastAsia="Meiryo UI" w:hAnsi="Meiryo UI" w:cs="Yu Mincho Regular"/>
          <w:szCs w:val="21"/>
        </w:rPr>
        <w:t>2．利用する主な情報収集モジュール</w:t>
      </w:r>
      <w:r w:rsidRPr="00D145D8">
        <w:rPr>
          <w:rFonts w:ascii="Meiryo UI" w:eastAsia="Meiryo UI" w:hAnsi="Meiryo UI"/>
        </w:rPr>
        <w:br/>
      </w:r>
      <w:r w:rsidRPr="00D145D8">
        <w:rPr>
          <w:rFonts w:ascii="Meiryo UI" w:eastAsia="Meiryo UI" w:hAnsi="Meiryo UI" w:cs="Yu Mincho Regular"/>
          <w:szCs w:val="21"/>
        </w:rPr>
        <w:t xml:space="preserve"> ・Google Analytics（提供者：Google LLC）</w:t>
      </w:r>
      <w:r w:rsidRPr="00D145D8">
        <w:rPr>
          <w:rFonts w:ascii="Meiryo UI" w:eastAsia="Meiryo UI" w:hAnsi="Meiryo UI"/>
        </w:rPr>
        <w:br/>
      </w:r>
      <w:r w:rsidRPr="00D145D8">
        <w:rPr>
          <w:rFonts w:ascii="Meiryo UI" w:eastAsia="Meiryo UI" w:hAnsi="Meiryo UI" w:cs="Yu Mincho Regular"/>
          <w:szCs w:val="21"/>
        </w:rPr>
        <w:t xml:space="preserve"> 　提供者による情報開示：</w:t>
      </w:r>
      <w:r w:rsidR="00EE172E">
        <w:rPr>
          <w:rFonts w:ascii="Meiryo UI" w:eastAsia="Meiryo UI" w:hAnsi="Meiryo UI" w:cs="Yu Mincho Regular"/>
          <w:szCs w:val="21"/>
        </w:rPr>
        <w:fldChar w:fldCharType="begin"/>
      </w:r>
      <w:r w:rsidR="00EE172E">
        <w:rPr>
          <w:rFonts w:ascii="Meiryo UI" w:eastAsia="Meiryo UI" w:hAnsi="Meiryo UI" w:cs="Yu Mincho Regular" w:hint="eastAsia"/>
          <w:szCs w:val="21"/>
        </w:rPr>
        <w:instrText>HYPERLINK "</w:instrText>
      </w:r>
      <w:r w:rsidR="00EE172E" w:rsidRPr="00EE172E">
        <w:rPr>
          <w:rFonts w:ascii="Meiryo UI" w:eastAsia="Meiryo UI" w:hAnsi="Meiryo UI" w:cs="Yu Mincho Regular" w:hint="eastAsia"/>
          <w:szCs w:val="21"/>
        </w:rPr>
        <w:instrText>https://policies.google.com/privacy</w:instrText>
      </w:r>
      <w:r w:rsidR="00EE172E">
        <w:rPr>
          <w:rFonts w:ascii="Meiryo UI" w:eastAsia="Meiryo UI" w:hAnsi="Meiryo UI" w:cs="Yu Mincho Regular" w:hint="eastAsia"/>
          <w:szCs w:val="21"/>
        </w:rPr>
        <w:instrText>"</w:instrText>
      </w:r>
      <w:r w:rsidR="00EE172E">
        <w:rPr>
          <w:rFonts w:ascii="Meiryo UI" w:eastAsia="Meiryo UI" w:hAnsi="Meiryo UI" w:cs="Yu Mincho Regular"/>
          <w:szCs w:val="21"/>
        </w:rPr>
        <w:fldChar w:fldCharType="separate"/>
      </w:r>
      <w:r w:rsidR="00EE172E" w:rsidRPr="0032223B">
        <w:rPr>
          <w:rStyle w:val="ac"/>
          <w:rFonts w:ascii="Meiryo UI" w:eastAsia="Meiryo UI" w:hAnsi="Meiryo UI" w:cs="Yu Mincho Regular" w:hint="eastAsia"/>
          <w:szCs w:val="21"/>
        </w:rPr>
        <w:t>https://policies.google.com/privacy</w:t>
      </w:r>
      <w:r w:rsidR="00EE172E">
        <w:rPr>
          <w:rFonts w:ascii="Meiryo UI" w:eastAsia="Meiryo UI" w:hAnsi="Meiryo UI" w:cs="Yu Mincho Regular"/>
          <w:szCs w:val="21"/>
        </w:rPr>
        <w:fldChar w:fldCharType="end"/>
      </w:r>
    </w:p>
    <w:p w14:paraId="19FBB4A8" w14:textId="69915C11" w:rsidR="00EE172E" w:rsidRDefault="35D75011" w:rsidP="00EE172E">
      <w:pPr>
        <w:ind w:leftChars="100" w:left="1260" w:hangingChars="500" w:hanging="1050"/>
        <w:rPr>
          <w:ins w:id="121" w:author="TO" w:date="2025-12-05T19:17:00Z" w16du:dateUtc="2025-12-05T10:17:00Z"/>
          <w:rFonts w:ascii="Meiryo UI" w:eastAsia="Meiryo UI" w:hAnsi="Meiryo UI" w:cs="Yu Mincho Regular"/>
          <w:szCs w:val="21"/>
        </w:rPr>
      </w:pPr>
      <w:r w:rsidRPr="00D145D8">
        <w:rPr>
          <w:rFonts w:ascii="Meiryo UI" w:eastAsia="Meiryo UI" w:hAnsi="Meiryo UI" w:cs="Yu Mincho Regular"/>
          <w:szCs w:val="21"/>
        </w:rPr>
        <w:t>オプトアウト：</w:t>
      </w:r>
      <w:ins w:id="122" w:author="TO" w:date="2025-12-05T19:17:00Z" w16du:dateUtc="2025-12-05T10:17:00Z">
        <w:r w:rsidR="00EE172E" w:rsidRPr="00D145D8">
          <w:rPr>
            <w:rFonts w:ascii="Meiryo UI" w:eastAsia="Meiryo UI" w:hAnsi="Meiryo UI" w:cs="Yu Mincho Regular"/>
            <w:szCs w:val="21"/>
          </w:rPr>
          <w:t xml:space="preserve">利用者は、以下のGoogle社提供のオプトアウトアドオンをインストールすることで、Google </w:t>
        </w:r>
        <w:r w:rsidR="00EE172E">
          <w:rPr>
            <w:rFonts w:ascii="Meiryo UI" w:eastAsia="Meiryo UI" w:hAnsi="Meiryo UI" w:cs="Yu Mincho Regular" w:hint="eastAsia"/>
            <w:szCs w:val="21"/>
          </w:rPr>
          <w:t xml:space="preserve">　</w:t>
        </w:r>
        <w:r w:rsidR="00EE172E" w:rsidRPr="00D145D8">
          <w:rPr>
            <w:rFonts w:ascii="Meiryo UI" w:eastAsia="Meiryo UI" w:hAnsi="Meiryo UI" w:cs="Yu Mincho Regular"/>
            <w:szCs w:val="21"/>
          </w:rPr>
          <w:t>Analyticsによるデータ収集を拒否することができます。</w:t>
        </w:r>
      </w:ins>
    </w:p>
    <w:p w14:paraId="3586D7A1" w14:textId="73D7E282" w:rsidR="35D75011" w:rsidRPr="00D145D8" w:rsidRDefault="00EE172E" w:rsidP="00EE172E">
      <w:pPr>
        <w:ind w:firstLineChars="600" w:firstLine="1260"/>
        <w:rPr>
          <w:rFonts w:ascii="Meiryo UI" w:eastAsia="Meiryo UI" w:hAnsi="Meiryo UI"/>
        </w:rPr>
      </w:pPr>
      <w:r>
        <w:rPr>
          <w:rFonts w:ascii="Meiryo UI" w:eastAsia="Meiryo UI" w:hAnsi="Meiryo UI" w:cs="Yu Mincho Regular"/>
          <w:szCs w:val="21"/>
        </w:rPr>
        <w:fldChar w:fldCharType="begin"/>
      </w:r>
      <w:r>
        <w:rPr>
          <w:rFonts w:ascii="Meiryo UI" w:eastAsia="Meiryo UI" w:hAnsi="Meiryo UI" w:cs="Yu Mincho Regular"/>
          <w:szCs w:val="21"/>
        </w:rPr>
        <w:instrText>HYPERLINK "</w:instrText>
      </w:r>
      <w:r w:rsidRPr="00EE172E">
        <w:rPr>
          <w:rFonts w:ascii="Meiryo UI" w:eastAsia="Meiryo UI" w:hAnsi="Meiryo UI" w:cs="Yu Mincho Regular"/>
          <w:szCs w:val="21"/>
        </w:rPr>
        <w:instrText>https://tools.google.com/dlpage/gaoptout?hl=ja</w:instrText>
      </w:r>
      <w:r w:rsidRPr="00EE172E">
        <w:rPr>
          <w:rFonts w:ascii="Meiryo UI" w:eastAsia="Meiryo UI" w:hAnsi="Meiryo UI"/>
        </w:rPr>
        <w:br/>
      </w:r>
      <w:r>
        <w:rPr>
          <w:rFonts w:ascii="Meiryo UI" w:eastAsia="Meiryo UI" w:hAnsi="Meiryo UI" w:cs="Yu Mincho Regular"/>
          <w:szCs w:val="21"/>
        </w:rPr>
        <w:instrText>"</w:instrText>
      </w:r>
      <w:r>
        <w:rPr>
          <w:rFonts w:ascii="Meiryo UI" w:eastAsia="Meiryo UI" w:hAnsi="Meiryo UI" w:cs="Yu Mincho Regular"/>
          <w:szCs w:val="21"/>
        </w:rPr>
        <w:fldChar w:fldCharType="separate"/>
      </w:r>
      <w:r w:rsidRPr="00EE172E">
        <w:rPr>
          <w:rStyle w:val="ac"/>
          <w:rFonts w:ascii="Meiryo UI" w:eastAsia="Meiryo UI" w:hAnsi="Meiryo UI" w:cs="Yu Mincho Regular"/>
          <w:szCs w:val="21"/>
        </w:rPr>
        <w:t>https://tools.google.com/dlpage/gaoptout?hl=ja</w:t>
      </w:r>
      <w:r w:rsidRPr="00EE172E">
        <w:rPr>
          <w:rStyle w:val="ac"/>
          <w:rFonts w:ascii="Meiryo UI" w:eastAsia="Meiryo UI" w:hAnsi="Meiryo UI"/>
        </w:rPr>
        <w:br/>
      </w:r>
      <w:ins w:id="123" w:author="TO" w:date="2025-12-05T19:18:00Z" w16du:dateUtc="2025-12-05T10:18:00Z">
        <w:r>
          <w:rPr>
            <w:rFonts w:ascii="Meiryo UI" w:eastAsia="Meiryo UI" w:hAnsi="Meiryo UI" w:cs="Yu Mincho Regular"/>
            <w:szCs w:val="21"/>
          </w:rPr>
          <w:fldChar w:fldCharType="end"/>
        </w:r>
      </w:ins>
    </w:p>
    <w:p w14:paraId="718577D6" w14:textId="474B36A9" w:rsidR="35D75011" w:rsidRPr="00D145D8" w:rsidRDefault="35D75011" w:rsidP="00694938">
      <w:pPr>
        <w:rPr>
          <w:rFonts w:ascii="Meiryo UI" w:eastAsia="Meiryo UI" w:hAnsi="Meiryo UI"/>
        </w:rPr>
      </w:pPr>
      <w:r w:rsidRPr="00D145D8">
        <w:rPr>
          <w:rFonts w:ascii="Meiryo UI" w:eastAsia="Meiryo UI" w:hAnsi="Meiryo UI" w:cs="Yu Mincho Regular"/>
          <w:szCs w:val="21"/>
        </w:rPr>
        <w:t>3．第三者からの情報取得</w:t>
      </w:r>
      <w:r w:rsidRPr="00D145D8">
        <w:rPr>
          <w:rFonts w:ascii="Meiryo UI" w:eastAsia="Meiryo UI" w:hAnsi="Meiryo UI"/>
        </w:rPr>
        <w:br/>
      </w:r>
      <w:r w:rsidRPr="00D145D8">
        <w:rPr>
          <w:rFonts w:ascii="Meiryo UI" w:eastAsia="Meiryo UI" w:hAnsi="Meiryo UI" w:cs="Yu Mincho Regular"/>
          <w:szCs w:val="21"/>
        </w:rPr>
        <w:t xml:space="preserve"> ・当社は、広告会社、分析会社、メディア事業者などの提携事業者から、利用者の閲覧履歴やサービス利用履歴、位置情報等を取得する場合があります。</w:t>
      </w:r>
      <w:r w:rsidRPr="00D145D8">
        <w:rPr>
          <w:rFonts w:ascii="Meiryo UI" w:eastAsia="Meiryo UI" w:hAnsi="Meiryo UI"/>
        </w:rPr>
        <w:br/>
      </w:r>
      <w:r w:rsidRPr="00D145D8">
        <w:rPr>
          <w:rFonts w:ascii="Meiryo UI" w:eastAsia="Meiryo UI" w:hAnsi="Meiryo UI" w:cs="Yu Mincho Regular"/>
          <w:szCs w:val="21"/>
        </w:rPr>
        <w:t xml:space="preserve"> ・これらのデータは、当社が保有する個人情報と紐づけて管理され、第3条に定める利用目的に沿って活用します。</w:t>
      </w:r>
    </w:p>
    <w:p w14:paraId="5E1AF5F7" w14:textId="5AA1474A" w:rsidR="35D75011" w:rsidRPr="00D145D8" w:rsidRDefault="35D75011" w:rsidP="00694938">
      <w:pPr>
        <w:rPr>
          <w:rFonts w:ascii="Meiryo UI" w:eastAsia="Meiryo UI" w:hAnsi="Meiryo UI"/>
        </w:rPr>
      </w:pPr>
      <w:r w:rsidRPr="00D145D8">
        <w:rPr>
          <w:rFonts w:ascii="Meiryo UI" w:eastAsia="Meiryo UI" w:hAnsi="Meiryo UI" w:cs="Yu Mincho Regular"/>
          <w:szCs w:val="21"/>
        </w:rPr>
        <w:t>4．Cookieの利用と管理方法</w:t>
      </w:r>
      <w:r w:rsidRPr="00D145D8">
        <w:rPr>
          <w:rFonts w:ascii="Meiryo UI" w:eastAsia="Meiryo UI" w:hAnsi="Meiryo UI"/>
        </w:rPr>
        <w:br/>
      </w:r>
      <w:r w:rsidRPr="00D145D8">
        <w:rPr>
          <w:rFonts w:ascii="Meiryo UI" w:eastAsia="Meiryo UI" w:hAnsi="Meiryo UI" w:cs="Yu Mincho Regular"/>
          <w:szCs w:val="21"/>
        </w:rPr>
        <w:t xml:space="preserve"> ・当社は、Cookieや識別子を利用してサービスの利用履歴を収集し、分析した結果を受け取り、本サービスの改善に利用します。</w:t>
      </w:r>
      <w:r w:rsidRPr="00D145D8">
        <w:rPr>
          <w:rFonts w:ascii="Meiryo UI" w:eastAsia="Meiryo UI" w:hAnsi="Meiryo UI"/>
        </w:rPr>
        <w:br/>
      </w:r>
      <w:r w:rsidRPr="00D145D8">
        <w:rPr>
          <w:rFonts w:ascii="Meiryo UI" w:eastAsia="Meiryo UI" w:hAnsi="Meiryo UI" w:cs="Yu Mincho Regular"/>
          <w:szCs w:val="21"/>
        </w:rPr>
        <w:t xml:space="preserve"> ・利用者は、ブラウザの設定によりCookieを無効化したり、保存済みCookieを削除することができます。</w:t>
      </w:r>
      <w:r w:rsidRPr="00D145D8">
        <w:rPr>
          <w:rFonts w:ascii="Meiryo UI" w:eastAsia="Meiryo UI" w:hAnsi="Meiryo UI"/>
        </w:rPr>
        <w:br/>
      </w:r>
      <w:r w:rsidRPr="00D145D8">
        <w:rPr>
          <w:rFonts w:ascii="Meiryo UI" w:eastAsia="Meiryo UI" w:hAnsi="Meiryo UI" w:cs="Yu Mincho Regular"/>
          <w:szCs w:val="21"/>
        </w:rPr>
        <w:t xml:space="preserve"> ・Cookieを無効化または削除した場合、一部機能が利用できなくなる可能性があります。</w:t>
      </w:r>
    </w:p>
    <w:p w14:paraId="0C832F43" w14:textId="68CE4E22" w:rsidR="35D75011" w:rsidRPr="00D145D8" w:rsidDel="00EE172E" w:rsidRDefault="35D75011" w:rsidP="00694938">
      <w:pPr>
        <w:rPr>
          <w:del w:id="124" w:author="TO" w:date="2025-12-05T19:16:00Z" w16du:dateUtc="2025-12-05T10:16:00Z"/>
          <w:rFonts w:ascii="Meiryo UI" w:eastAsia="Meiryo UI" w:hAnsi="Meiryo UI"/>
        </w:rPr>
      </w:pPr>
      <w:del w:id="125" w:author="TO" w:date="2025-12-05T19:16:00Z" w16du:dateUtc="2025-12-05T10:16:00Z">
        <w:r w:rsidRPr="00D145D8" w:rsidDel="00EE172E">
          <w:rPr>
            <w:rFonts w:ascii="Meiryo UI" w:eastAsia="Meiryo UI" w:hAnsi="Meiryo UI" w:cs="Yu Mincho Regular"/>
            <w:szCs w:val="21"/>
          </w:rPr>
          <w:delText>5．オプトアウトの方法</w:delText>
        </w:r>
        <w:r w:rsidRPr="00D145D8" w:rsidDel="00EE172E">
          <w:rPr>
            <w:rFonts w:ascii="Meiryo UI" w:eastAsia="Meiryo UI" w:hAnsi="Meiryo UI"/>
          </w:rPr>
          <w:br/>
        </w:r>
        <w:r w:rsidRPr="00D145D8" w:rsidDel="00EE172E">
          <w:rPr>
            <w:rFonts w:ascii="Meiryo UI" w:eastAsia="Meiryo UI" w:hAnsi="Meiryo UI" w:cs="Yu Mincho Regular"/>
            <w:szCs w:val="21"/>
          </w:rPr>
          <w:delText xml:space="preserve"> ・利用者は、以下のGoogle社提供のオプトアウトアドオンをインストールすることで、Google Analyticsによるデータ収集を拒否することができます。</w:delText>
        </w:r>
        <w:r w:rsidRPr="00D145D8" w:rsidDel="00EE172E">
          <w:rPr>
            <w:rFonts w:ascii="Meiryo UI" w:eastAsia="Meiryo UI" w:hAnsi="Meiryo UI"/>
          </w:rPr>
          <w:br/>
        </w:r>
        <w:r w:rsidRPr="00D145D8" w:rsidDel="00EE172E">
          <w:rPr>
            <w:rFonts w:ascii="Meiryo UI" w:eastAsia="Meiryo UI" w:hAnsi="Meiryo UI" w:cs="Yu Mincho Regular"/>
            <w:szCs w:val="21"/>
          </w:rPr>
          <w:delText xml:space="preserve"> 　</w:delText>
        </w:r>
        <w:r w:rsidDel="00EE172E">
          <w:fldChar w:fldCharType="begin"/>
        </w:r>
        <w:r w:rsidDel="00EE172E">
          <w:delInstrText>HYPERLINK "https://tools.google.com/dlpage/gaoptout?hl=ja" \h</w:delInstrText>
        </w:r>
        <w:r w:rsidDel="00EE172E">
          <w:rPr>
            <w:rFonts w:hint="eastAsia"/>
          </w:rPr>
          <w:fldChar w:fldCharType="separate"/>
        </w:r>
        <w:r w:rsidRPr="00D145D8" w:rsidDel="00EE172E">
          <w:rPr>
            <w:rStyle w:val="ac"/>
            <w:rFonts w:ascii="Meiryo UI" w:eastAsia="Meiryo UI" w:hAnsi="Meiryo UI" w:cs="Yu Mincho Regular"/>
            <w:szCs w:val="21"/>
          </w:rPr>
          <w:delText>https://tools.google.com/dlpage/gaoptout?hl=ja</w:delText>
        </w:r>
        <w:r w:rsidRPr="00D145D8" w:rsidDel="00EE172E">
          <w:rPr>
            <w:rFonts w:ascii="Meiryo UI" w:eastAsia="Meiryo UI" w:hAnsi="Meiryo UI"/>
          </w:rPr>
          <w:br/>
        </w:r>
        <w:r w:rsidDel="00EE172E">
          <w:fldChar w:fldCharType="end"/>
        </w:r>
        <w:r w:rsidRPr="00D145D8" w:rsidDel="00EE172E">
          <w:rPr>
            <w:rFonts w:ascii="Meiryo UI" w:eastAsia="Meiryo UI" w:hAnsi="Meiryo UI" w:cs="Yu Mincho Regular"/>
            <w:szCs w:val="21"/>
          </w:rPr>
          <w:delText xml:space="preserve"> ・その他のサービスについても、各提供者の案内に従いオプトアウトが可能です。</w:delText>
        </w:r>
      </w:del>
    </w:p>
    <w:p w14:paraId="296040BB" w14:textId="7A5DE7E8" w:rsidR="485CFE20" w:rsidRPr="00D145D8" w:rsidRDefault="485CFE20" w:rsidP="00694938">
      <w:pPr>
        <w:rPr>
          <w:rFonts w:ascii="Meiryo UI" w:eastAsia="Meiryo UI" w:hAnsi="Meiryo UI"/>
        </w:rPr>
      </w:pPr>
    </w:p>
    <w:p w14:paraId="76365913" w14:textId="6760D50D" w:rsidR="4239F29F" w:rsidRPr="00D145D8" w:rsidRDefault="4239F29F" w:rsidP="00694938">
      <w:pPr>
        <w:rPr>
          <w:rFonts w:ascii="Meiryo UI" w:eastAsia="Meiryo UI" w:hAnsi="Meiryo UI"/>
        </w:rPr>
      </w:pPr>
      <w:r w:rsidRPr="00D145D8">
        <w:rPr>
          <w:rFonts w:ascii="Meiryo UI" w:eastAsia="Meiryo UI" w:hAnsi="Meiryo UI"/>
        </w:rPr>
        <w:t>第6条　外部サービス連携</w:t>
      </w:r>
    </w:p>
    <w:p w14:paraId="44ED9F19" w14:textId="77791C4A" w:rsidR="4756D6B4" w:rsidRPr="00D145D8" w:rsidRDefault="4756D6B4" w:rsidP="00694938">
      <w:pPr>
        <w:rPr>
          <w:rFonts w:ascii="Meiryo UI" w:eastAsia="Meiryo UI" w:hAnsi="Meiryo UI"/>
        </w:rPr>
      </w:pPr>
      <w:r w:rsidRPr="00D145D8">
        <w:rPr>
          <w:rFonts w:ascii="Meiryo UI" w:eastAsia="Meiryo UI" w:hAnsi="Meiryo UI" w:cs="Yu Mincho Regular"/>
          <w:szCs w:val="21"/>
        </w:rPr>
        <w:t>1．外部サービスとの連携について</w:t>
      </w:r>
      <w:r w:rsidRPr="00D145D8">
        <w:rPr>
          <w:rFonts w:ascii="Meiryo UI" w:eastAsia="Meiryo UI" w:hAnsi="Meiryo UI"/>
        </w:rPr>
        <w:br/>
      </w:r>
      <w:r w:rsidRPr="00D145D8">
        <w:rPr>
          <w:rFonts w:ascii="Meiryo UI" w:eastAsia="Meiryo UI" w:hAnsi="Meiryo UI" w:cs="Yu Mincho Regular"/>
          <w:szCs w:val="21"/>
        </w:rPr>
        <w:t xml:space="preserve"> ・当社は、本サービスの提供や利便性向上のため、Facebook、Slack、LINEなどの外部サービス（以下「外部サービス」といいます。）と連携する場合があります。</w:t>
      </w:r>
      <w:r w:rsidRPr="00D145D8">
        <w:rPr>
          <w:rFonts w:ascii="Meiryo UI" w:eastAsia="Meiryo UI" w:hAnsi="Meiryo UI"/>
        </w:rPr>
        <w:br/>
      </w:r>
      <w:r w:rsidRPr="00D145D8">
        <w:rPr>
          <w:rFonts w:ascii="Meiryo UI" w:eastAsia="Meiryo UI" w:hAnsi="Meiryo UI" w:cs="Yu Mincho Regular"/>
          <w:szCs w:val="21"/>
        </w:rPr>
        <w:t xml:space="preserve"> ・ユーザーが外部サービスとの連携を希望したうえで当社サービスを利用する場合、当社は、当該外部サービス提供者に個人情報または関連データを提供することがあります。</w:t>
      </w:r>
      <w:r w:rsidRPr="00D145D8">
        <w:rPr>
          <w:rFonts w:ascii="Meiryo UI" w:eastAsia="Meiryo UI" w:hAnsi="Meiryo UI"/>
        </w:rPr>
        <w:br/>
      </w:r>
      <w:r w:rsidRPr="00D145D8">
        <w:rPr>
          <w:rFonts w:ascii="Meiryo UI" w:eastAsia="Meiryo UI" w:hAnsi="Meiryo UI" w:cs="Yu Mincho Regular"/>
          <w:szCs w:val="21"/>
        </w:rPr>
        <w:t xml:space="preserve"> ・ユーザーは、外部サービスとの連携を行うことで、当社による当該提供行為にあらかじめ同意したものとみなします。</w:t>
      </w:r>
    </w:p>
    <w:p w14:paraId="36179C57" w14:textId="45CD5833" w:rsidR="4756D6B4" w:rsidRPr="00D145D8" w:rsidRDefault="4756D6B4" w:rsidP="00E176B9">
      <w:pPr>
        <w:rPr>
          <w:rFonts w:ascii="Meiryo UI" w:eastAsia="Meiryo UI" w:hAnsi="Meiryo UI"/>
        </w:rPr>
      </w:pPr>
      <w:r w:rsidRPr="00D145D8">
        <w:rPr>
          <w:rFonts w:ascii="Meiryo UI" w:eastAsia="Meiryo UI" w:hAnsi="Meiryo UI" w:cs="Yu Mincho Regular"/>
          <w:szCs w:val="21"/>
        </w:rPr>
        <w:t>2．AIシステムとの連携について</w:t>
      </w:r>
      <w:r w:rsidRPr="00D145D8">
        <w:rPr>
          <w:rFonts w:ascii="Meiryo UI" w:eastAsia="Meiryo UI" w:hAnsi="Meiryo UI"/>
        </w:rPr>
        <w:br/>
      </w:r>
      <w:r w:rsidRPr="00D145D8">
        <w:rPr>
          <w:rFonts w:ascii="Meiryo UI" w:eastAsia="Meiryo UI" w:hAnsi="Meiryo UI" w:cs="Yu Mincho Regular"/>
          <w:szCs w:val="21"/>
        </w:rPr>
        <w:t xml:space="preserve"> ・当社は、OpenAI社が提供するAIシステム</w:t>
      </w:r>
      <w:ins w:id="126" w:author="TO" w:date="2025-12-05T19:25:00Z" w16du:dateUtc="2025-12-05T10:25:00Z">
        <w:r w:rsidR="00E176B9">
          <w:rPr>
            <w:rFonts w:ascii="Meiryo UI" w:eastAsia="Meiryo UI" w:hAnsi="Meiryo UI" w:cs="Yu Mincho Regular" w:hint="eastAsia"/>
            <w:szCs w:val="21"/>
          </w:rPr>
          <w:t>（</w:t>
        </w:r>
      </w:ins>
      <w:ins w:id="127" w:author="TO" w:date="2025-12-05T19:25:00Z">
        <w:r w:rsidR="00E176B9" w:rsidRPr="00E176B9">
          <w:rPr>
            <w:rFonts w:ascii="Meiryo UI" w:eastAsia="Meiryo UI" w:hAnsi="Meiryo UI" w:cs="Yu Mincho Regular"/>
            <w:szCs w:val="21"/>
          </w:rPr>
          <w:t>個人データを機械学習に利用しないこと</w:t>
        </w:r>
      </w:ins>
      <w:ins w:id="128" w:author="TO" w:date="2025-12-05T19:26:00Z" w16du:dateUtc="2025-12-05T10:26:00Z">
        <w:r w:rsidR="00E176B9">
          <w:rPr>
            <w:rFonts w:ascii="Meiryo UI" w:eastAsia="Meiryo UI" w:hAnsi="Meiryo UI" w:cs="Yu Mincho Regular" w:hint="eastAsia"/>
            <w:szCs w:val="21"/>
          </w:rPr>
          <w:t>が確認されているサービス</w:t>
        </w:r>
      </w:ins>
      <w:ins w:id="129" w:author="TO" w:date="2025-12-05T19:25:00Z" w16du:dateUtc="2025-12-05T10:25:00Z">
        <w:r w:rsidR="00E176B9">
          <w:rPr>
            <w:rFonts w:ascii="Meiryo UI" w:eastAsia="Meiryo UI" w:hAnsi="Meiryo UI" w:cs="Yu Mincho Regular" w:hint="eastAsia"/>
            <w:szCs w:val="21"/>
          </w:rPr>
          <w:t>）</w:t>
        </w:r>
      </w:ins>
      <w:r w:rsidRPr="00D145D8">
        <w:rPr>
          <w:rFonts w:ascii="Meiryo UI" w:eastAsia="Meiryo UI" w:hAnsi="Meiryo UI" w:cs="Yu Mincho Regular"/>
          <w:szCs w:val="21"/>
        </w:rPr>
        <w:t>を利用し、入力データの送信、要約、提案、整理、抽出等を行う場合があります。</w:t>
      </w:r>
      <w:del w:id="130" w:author="TO" w:date="2025-12-05T19:25:00Z" w16du:dateUtc="2025-12-05T10:25:00Z">
        <w:r w:rsidRPr="00D145D8" w:rsidDel="00E176B9">
          <w:rPr>
            <w:rFonts w:ascii="Meiryo UI" w:eastAsia="Meiryo UI" w:hAnsi="Meiryo UI"/>
          </w:rPr>
          <w:br/>
        </w:r>
        <w:r w:rsidRPr="00D145D8" w:rsidDel="00E176B9">
          <w:rPr>
            <w:rFonts w:ascii="Meiryo UI" w:eastAsia="Meiryo UI" w:hAnsi="Meiryo UI" w:cs="Yu Mincho Regular"/>
            <w:szCs w:val="21"/>
          </w:rPr>
          <w:delText xml:space="preserve"> ・OpenAI社による情報の取り扱いは、同社のプライバシーポリシーに基づき管理されます。</w:delText>
        </w:r>
        <w:r w:rsidRPr="00D145D8" w:rsidDel="00E176B9">
          <w:rPr>
            <w:rFonts w:ascii="Meiryo UI" w:eastAsia="Meiryo UI" w:hAnsi="Meiryo UI"/>
          </w:rPr>
          <w:br/>
        </w:r>
        <w:r w:rsidRPr="00D145D8" w:rsidDel="00E176B9">
          <w:rPr>
            <w:rFonts w:ascii="Meiryo UI" w:eastAsia="Meiryo UI" w:hAnsi="Meiryo UI" w:cs="Yu Mincho Regular"/>
            <w:szCs w:val="21"/>
          </w:rPr>
          <w:delText xml:space="preserve"> 　OpenAI社プライバシーポリシー：</w:delText>
        </w:r>
        <w:r w:rsidDel="00E176B9">
          <w:fldChar w:fldCharType="begin"/>
        </w:r>
        <w:r w:rsidDel="00E176B9">
          <w:delInstrText>HYPERLINK "https://openai.com/ja-JP/policies/row-privacy-policy/" \h</w:delInstrText>
        </w:r>
        <w:r w:rsidDel="00E176B9">
          <w:rPr>
            <w:rFonts w:hint="eastAsia"/>
          </w:rPr>
          <w:fldChar w:fldCharType="separate"/>
        </w:r>
        <w:r w:rsidRPr="00D145D8" w:rsidDel="00E176B9">
          <w:rPr>
            <w:rStyle w:val="ac"/>
            <w:rFonts w:ascii="Meiryo UI" w:eastAsia="Meiryo UI" w:hAnsi="Meiryo UI" w:cs="Yu Mincho Regular"/>
            <w:szCs w:val="21"/>
          </w:rPr>
          <w:delText>https://openai.co</w:delText>
        </w:r>
        <w:r w:rsidRPr="00D145D8" w:rsidDel="00E176B9">
          <w:rPr>
            <w:rStyle w:val="ac"/>
            <w:rFonts w:ascii="Meiryo UI" w:eastAsia="Meiryo UI" w:hAnsi="Meiryo UI" w:cs="Yu Mincho Regular"/>
            <w:szCs w:val="21"/>
          </w:rPr>
          <w:delText>m</w:delText>
        </w:r>
        <w:r w:rsidRPr="00D145D8" w:rsidDel="00E176B9">
          <w:rPr>
            <w:rStyle w:val="ac"/>
            <w:rFonts w:ascii="Meiryo UI" w:eastAsia="Meiryo UI" w:hAnsi="Meiryo UI" w:cs="Yu Mincho Regular"/>
            <w:szCs w:val="21"/>
          </w:rPr>
          <w:delText>/ja-JP/policies/row-privacy-policy/</w:delText>
        </w:r>
        <w:r w:rsidDel="00E176B9">
          <w:fldChar w:fldCharType="end"/>
        </w:r>
      </w:del>
    </w:p>
    <w:p w14:paraId="669F49F1" w14:textId="40B90514" w:rsidR="485CFE20" w:rsidRPr="00D145D8" w:rsidRDefault="001223B3" w:rsidP="00694938">
      <w:pPr>
        <w:rPr>
          <w:rFonts w:ascii="Meiryo UI" w:eastAsia="Meiryo UI" w:hAnsi="Meiryo UI"/>
        </w:rPr>
      </w:pPr>
      <w:r>
        <w:rPr>
          <w:rFonts w:ascii="Meiryo UI" w:eastAsia="Meiryo UI" w:hAnsi="Meiryo UI" w:cs="Yu Mincho Regular" w:hint="eastAsia"/>
          <w:szCs w:val="21"/>
        </w:rPr>
        <w:t>3</w:t>
      </w:r>
      <w:r w:rsidR="4756D6B4" w:rsidRPr="00D145D8">
        <w:rPr>
          <w:rFonts w:ascii="Meiryo UI" w:eastAsia="Meiryo UI" w:hAnsi="Meiryo UI" w:cs="Yu Mincho Regular"/>
          <w:szCs w:val="21"/>
        </w:rPr>
        <w:t>．提供先の管理責任</w:t>
      </w:r>
      <w:r w:rsidR="4756D6B4" w:rsidRPr="00D145D8">
        <w:rPr>
          <w:rFonts w:ascii="Meiryo UI" w:eastAsia="Meiryo UI" w:hAnsi="Meiryo UI"/>
        </w:rPr>
        <w:br/>
      </w:r>
      <w:r w:rsidR="4756D6B4" w:rsidRPr="00D145D8">
        <w:rPr>
          <w:rFonts w:ascii="Meiryo UI" w:eastAsia="Meiryo UI" w:hAnsi="Meiryo UI" w:cs="Yu Mincho Regular"/>
          <w:szCs w:val="21"/>
        </w:rPr>
        <w:t xml:space="preserve"> ・外部サービス提供者が保有するデータは、当該提供者が定めるプライバシーポリシー等の規定に基づき管理されます。</w:t>
      </w:r>
      <w:r w:rsidR="4756D6B4" w:rsidRPr="00D145D8">
        <w:rPr>
          <w:rFonts w:ascii="Meiryo UI" w:eastAsia="Meiryo UI" w:hAnsi="Meiryo UI"/>
        </w:rPr>
        <w:br/>
      </w:r>
      <w:r w:rsidR="4756D6B4" w:rsidRPr="00D145D8">
        <w:rPr>
          <w:rFonts w:ascii="Meiryo UI" w:eastAsia="Meiryo UI" w:hAnsi="Meiryo UI" w:cs="Yu Mincho Regular"/>
          <w:szCs w:val="21"/>
        </w:rPr>
        <w:t xml:space="preserve"> ・当社は、外部サービス提供者が行うデータ管理や利用については責任を負いません。</w:t>
      </w:r>
    </w:p>
    <w:p w14:paraId="1CBBB80B" w14:textId="09F9DBE4" w:rsidR="485CFE20" w:rsidRPr="00D145D8" w:rsidRDefault="485CFE20" w:rsidP="00694938">
      <w:pPr>
        <w:rPr>
          <w:rFonts w:ascii="Meiryo UI" w:eastAsia="Meiryo UI" w:hAnsi="Meiryo UI"/>
        </w:rPr>
      </w:pPr>
    </w:p>
    <w:p w14:paraId="778A19AD" w14:textId="5E93ECAC" w:rsidR="4239F29F" w:rsidRPr="00D145D8" w:rsidRDefault="4239F29F" w:rsidP="00694938">
      <w:pPr>
        <w:rPr>
          <w:rFonts w:ascii="Meiryo UI" w:eastAsia="Meiryo UI" w:hAnsi="Meiryo UI"/>
        </w:rPr>
      </w:pPr>
      <w:r w:rsidRPr="00D145D8">
        <w:rPr>
          <w:rFonts w:ascii="Meiryo UI" w:eastAsia="Meiryo UI" w:hAnsi="Meiryo UI"/>
        </w:rPr>
        <w:t>第7条　安全管理措置</w:t>
      </w:r>
    </w:p>
    <w:p w14:paraId="722FD4E2" w14:textId="4BD24F50" w:rsidR="0E796788" w:rsidRPr="00D145D8" w:rsidRDefault="0E796788" w:rsidP="00694938">
      <w:pPr>
        <w:rPr>
          <w:rFonts w:ascii="Meiryo UI" w:eastAsia="Meiryo UI" w:hAnsi="Meiryo UI" w:hint="eastAsia"/>
        </w:rPr>
      </w:pPr>
      <w:r w:rsidRPr="00D145D8">
        <w:rPr>
          <w:rFonts w:ascii="Meiryo UI" w:eastAsia="Meiryo UI" w:hAnsi="Meiryo UI" w:cs="Yu Mincho Regular"/>
          <w:szCs w:val="21"/>
        </w:rPr>
        <w:t>1．基本方針</w:t>
      </w:r>
      <w:r w:rsidRPr="00D145D8">
        <w:rPr>
          <w:rFonts w:ascii="Meiryo UI" w:eastAsia="Meiryo UI" w:hAnsi="Meiryo UI"/>
        </w:rPr>
        <w:br/>
      </w:r>
      <w:r w:rsidRPr="00D145D8">
        <w:rPr>
          <w:rFonts w:ascii="Meiryo UI" w:eastAsia="Meiryo UI" w:hAnsi="Meiryo UI" w:cs="Yu Mincho Regular"/>
          <w:szCs w:val="21"/>
        </w:rPr>
        <w:t xml:space="preserve"> ・当社は、取り扱う個人情報の漏えい、滅失、毀損を防止</w:t>
      </w:r>
      <w:ins w:id="131" w:author="TO" w:date="2025-12-05T19:31:00Z" w16du:dateUtc="2025-12-05T10:31:00Z">
        <w:r w:rsidR="00B9711B">
          <w:rPr>
            <w:rFonts w:ascii="Meiryo UI" w:eastAsia="Meiryo UI" w:hAnsi="Meiryo UI" w:cs="Yu Mincho Regular" w:hint="eastAsia"/>
            <w:szCs w:val="21"/>
          </w:rPr>
          <w:t>するために</w:t>
        </w:r>
      </w:ins>
      <w:del w:id="132" w:author="TO" w:date="2025-12-05T19:31:00Z" w16du:dateUtc="2025-12-05T10:31:00Z">
        <w:r w:rsidRPr="00D145D8" w:rsidDel="00B9711B">
          <w:rPr>
            <w:rFonts w:ascii="Meiryo UI" w:eastAsia="Meiryo UI" w:hAnsi="Meiryo UI" w:cs="Yu Mincho Regular"/>
            <w:szCs w:val="21"/>
          </w:rPr>
          <w:delText>し</w:delText>
        </w:r>
      </w:del>
      <w:r w:rsidRPr="00D145D8">
        <w:rPr>
          <w:rFonts w:ascii="Meiryo UI" w:eastAsia="Meiryo UI" w:hAnsi="Meiryo UI" w:cs="Yu Mincho Regular"/>
          <w:szCs w:val="21"/>
        </w:rPr>
        <w:t>、</w:t>
      </w:r>
      <w:del w:id="133" w:author="TO" w:date="2025-12-05T19:31:00Z" w16du:dateUtc="2025-12-05T10:31:00Z">
        <w:r w:rsidRPr="00D145D8" w:rsidDel="00B9711B">
          <w:rPr>
            <w:rFonts w:ascii="Meiryo UI" w:eastAsia="Meiryo UI" w:hAnsi="Meiryo UI" w:cs="Yu Mincho Regular"/>
            <w:szCs w:val="21"/>
          </w:rPr>
          <w:delText>安全管理のための</w:delText>
        </w:r>
      </w:del>
      <w:r w:rsidRPr="00D145D8">
        <w:rPr>
          <w:rFonts w:ascii="Meiryo UI" w:eastAsia="Meiryo UI" w:hAnsi="Meiryo UI" w:cs="Yu Mincho Regular"/>
          <w:szCs w:val="21"/>
        </w:rPr>
        <w:t>必要かつ適切な</w:t>
      </w:r>
      <w:ins w:id="134" w:author="TO" w:date="2025-12-05T19:32:00Z" w16du:dateUtc="2025-12-05T10:32:00Z">
        <w:r w:rsidR="00B9711B">
          <w:rPr>
            <w:rFonts w:ascii="Meiryo UI" w:eastAsia="Meiryo UI" w:hAnsi="Meiryo UI" w:cs="Yu Mincho Regular" w:hint="eastAsia"/>
            <w:szCs w:val="21"/>
          </w:rPr>
          <w:t>安全管理</w:t>
        </w:r>
      </w:ins>
      <w:r w:rsidRPr="00D145D8">
        <w:rPr>
          <w:rFonts w:ascii="Meiryo UI" w:eastAsia="Meiryo UI" w:hAnsi="Meiryo UI" w:cs="Yu Mincho Regular"/>
          <w:szCs w:val="21"/>
        </w:rPr>
        <w:t>措置を講じ</w:t>
      </w:r>
      <w:ins w:id="135" w:author="TO" w:date="2025-12-05T19:32:00Z" w16du:dateUtc="2025-12-05T10:32:00Z">
        <w:r w:rsidR="00B9711B">
          <w:rPr>
            <w:rFonts w:ascii="Meiryo UI" w:eastAsia="Meiryo UI" w:hAnsi="Meiryo UI" w:cs="Yu Mincho Regular" w:hint="eastAsia"/>
            <w:szCs w:val="21"/>
          </w:rPr>
          <w:t>、お客様の個人情報の保護に努め</w:t>
        </w:r>
      </w:ins>
      <w:r w:rsidRPr="00D145D8">
        <w:rPr>
          <w:rFonts w:ascii="Meiryo UI" w:eastAsia="Meiryo UI" w:hAnsi="Meiryo UI" w:cs="Yu Mincho Regular"/>
          <w:szCs w:val="21"/>
        </w:rPr>
        <w:t>ます。</w:t>
      </w:r>
      <w:del w:id="136" w:author="TO" w:date="2025-12-05T19:32:00Z" w16du:dateUtc="2025-12-05T10:32:00Z">
        <w:r w:rsidRPr="00D145D8" w:rsidDel="00B9711B">
          <w:rPr>
            <w:rFonts w:ascii="Meiryo UI" w:eastAsia="Meiryo UI" w:hAnsi="Meiryo UI"/>
          </w:rPr>
          <w:br/>
        </w:r>
        <w:r w:rsidRPr="00D145D8" w:rsidDel="00B9711B">
          <w:rPr>
            <w:rFonts w:ascii="Meiryo UI" w:eastAsia="Meiryo UI" w:hAnsi="Meiryo UI" w:cs="Yu Mincho Regular"/>
            <w:szCs w:val="21"/>
          </w:rPr>
          <w:delText xml:space="preserve"> ・委託先についても、適切な監督を行います。</w:delText>
        </w:r>
      </w:del>
    </w:p>
    <w:p w14:paraId="470BA78D" w14:textId="41640973" w:rsidR="00B9711B" w:rsidRDefault="0E796788" w:rsidP="00694938">
      <w:pPr>
        <w:rPr>
          <w:ins w:id="137" w:author="TO" w:date="2025-12-05T19:32:00Z" w16du:dateUtc="2025-12-05T10:32:00Z"/>
          <w:rFonts w:ascii="Meiryo UI" w:eastAsia="Meiryo UI" w:hAnsi="Meiryo UI" w:cs="Yu Mincho Regular"/>
          <w:szCs w:val="21"/>
        </w:rPr>
      </w:pPr>
      <w:r w:rsidRPr="00D145D8">
        <w:rPr>
          <w:rFonts w:ascii="Meiryo UI" w:eastAsia="Meiryo UI" w:hAnsi="Meiryo UI" w:cs="Yu Mincho Regular"/>
          <w:szCs w:val="21"/>
        </w:rPr>
        <w:t>2．具体的な対策</w:t>
      </w:r>
      <w:r w:rsidRPr="00D145D8">
        <w:rPr>
          <w:rFonts w:ascii="Meiryo UI" w:eastAsia="Meiryo UI" w:hAnsi="Meiryo UI"/>
        </w:rPr>
        <w:br/>
      </w:r>
      <w:r w:rsidRPr="00D145D8">
        <w:rPr>
          <w:rFonts w:ascii="Meiryo UI" w:eastAsia="Meiryo UI" w:hAnsi="Meiryo UI" w:cs="Yu Mincho Regular"/>
          <w:szCs w:val="21"/>
        </w:rPr>
        <w:t xml:space="preserve"> </w:t>
      </w:r>
      <w:ins w:id="138" w:author="TO" w:date="2025-12-05T19:32:00Z" w16du:dateUtc="2025-12-05T10:32:00Z">
        <w:r w:rsidR="00B9711B">
          <w:rPr>
            <w:rFonts w:ascii="Meiryo UI" w:eastAsia="Meiryo UI" w:hAnsi="Meiryo UI" w:cs="Yu Mincho Regular" w:hint="eastAsia"/>
            <w:szCs w:val="21"/>
          </w:rPr>
          <w:t>・組織的安全管理措置</w:t>
        </w:r>
      </w:ins>
    </w:p>
    <w:p w14:paraId="1CB646D6" w14:textId="57A87F1D" w:rsidR="00B9711B" w:rsidRDefault="00B9711B" w:rsidP="00DE27A1">
      <w:pPr>
        <w:ind w:left="210" w:hangingChars="100" w:hanging="210"/>
        <w:rPr>
          <w:ins w:id="139" w:author="TO" w:date="2025-12-05T19:43:00Z" w16du:dateUtc="2025-12-05T10:43:00Z"/>
          <w:rFonts w:ascii="Meiryo UI" w:eastAsia="Meiryo UI" w:hAnsi="Meiryo UI" w:cs="Yu Mincho Regular"/>
          <w:szCs w:val="21"/>
        </w:rPr>
      </w:pPr>
      <w:ins w:id="140" w:author="TO" w:date="2025-12-05T19:33:00Z" w16du:dateUtc="2025-12-05T10:33:00Z">
        <w:r>
          <w:rPr>
            <w:rFonts w:ascii="Meiryo UI" w:eastAsia="Meiryo UI" w:hAnsi="Meiryo UI" w:cs="Yu Mincho Regular" w:hint="eastAsia"/>
            <w:szCs w:val="21"/>
          </w:rPr>
          <w:t xml:space="preserve">  </w:t>
        </w:r>
      </w:ins>
      <w:ins w:id="141" w:author="TO" w:date="2025-12-05T19:36:00Z">
        <w:r w:rsidRPr="00B9711B">
          <w:rPr>
            <w:rFonts w:ascii="Meiryo UI" w:eastAsia="Meiryo UI" w:hAnsi="Meiryo UI" w:cs="Yu Mincho Regular" w:hint="eastAsia"/>
            <w:szCs w:val="21"/>
          </w:rPr>
          <w:t>個人情報保護に関する</w:t>
        </w:r>
      </w:ins>
      <w:ins w:id="142" w:author="TO" w:date="2025-12-05T19:38:00Z" w16du:dateUtc="2025-12-05T10:38:00Z">
        <w:r>
          <w:rPr>
            <w:rFonts w:ascii="Meiryo UI" w:eastAsia="Meiryo UI" w:hAnsi="Meiryo UI" w:cs="Yu Mincho Regular" w:hint="eastAsia"/>
            <w:szCs w:val="21"/>
          </w:rPr>
          <w:t>社内規程を整備し、取扱いルールを明確にするとともに、</w:t>
        </w:r>
      </w:ins>
      <w:ins w:id="143" w:author="TO" w:date="2025-12-05T19:37:00Z" w16du:dateUtc="2025-12-05T10:37:00Z">
        <w:r>
          <w:rPr>
            <w:rFonts w:ascii="Meiryo UI" w:eastAsia="Meiryo UI" w:hAnsi="Meiryo UI" w:cs="Yu Mincho Regular" w:hint="eastAsia"/>
            <w:szCs w:val="21"/>
          </w:rPr>
          <w:t>責任者の設置を含む</w:t>
        </w:r>
      </w:ins>
      <w:ins w:id="144" w:author="TO" w:date="2025-12-05T19:36:00Z">
        <w:r w:rsidRPr="00B9711B">
          <w:rPr>
            <w:rFonts w:ascii="Meiryo UI" w:eastAsia="Meiryo UI" w:hAnsi="Meiryo UI" w:cs="Yu Mincho Regular" w:hint="eastAsia"/>
            <w:szCs w:val="21"/>
          </w:rPr>
          <w:t>管理体制</w:t>
        </w:r>
      </w:ins>
      <w:ins w:id="145" w:author="TO" w:date="2025-12-05T19:37:00Z" w16du:dateUtc="2025-12-05T10:37:00Z">
        <w:r>
          <w:rPr>
            <w:rFonts w:ascii="Meiryo UI" w:eastAsia="Meiryo UI" w:hAnsi="Meiryo UI" w:cs="Yu Mincho Regular" w:hint="eastAsia"/>
            <w:szCs w:val="21"/>
          </w:rPr>
          <w:t>を</w:t>
        </w:r>
      </w:ins>
      <w:ins w:id="146" w:author="TO" w:date="2025-12-05T19:36:00Z">
        <w:r w:rsidRPr="00B9711B">
          <w:rPr>
            <w:rFonts w:ascii="Meiryo UI" w:eastAsia="Meiryo UI" w:hAnsi="Meiryo UI" w:cs="Yu Mincho Regular" w:hint="eastAsia"/>
            <w:szCs w:val="21"/>
          </w:rPr>
          <w:t>構築</w:t>
        </w:r>
      </w:ins>
      <w:ins w:id="147" w:author="TO" w:date="2025-12-05T19:37:00Z" w16du:dateUtc="2025-12-05T10:37:00Z">
        <w:r>
          <w:rPr>
            <w:rFonts w:ascii="Meiryo UI" w:eastAsia="Meiryo UI" w:hAnsi="Meiryo UI" w:cs="Yu Mincho Regular" w:hint="eastAsia"/>
            <w:szCs w:val="21"/>
          </w:rPr>
          <w:t>し</w:t>
        </w:r>
      </w:ins>
      <w:ins w:id="148" w:author="TO" w:date="2025-12-05T19:36:00Z">
        <w:r w:rsidRPr="00B9711B">
          <w:rPr>
            <w:rFonts w:ascii="Meiryo UI" w:eastAsia="Meiryo UI" w:hAnsi="Meiryo UI" w:cs="Yu Mincho Regular" w:hint="eastAsia"/>
            <w:szCs w:val="21"/>
          </w:rPr>
          <w:t>、</w:t>
        </w:r>
      </w:ins>
      <w:ins w:id="149" w:author="TO" w:date="2025-12-05T19:41:00Z" w16du:dateUtc="2025-12-05T10:41:00Z">
        <w:r w:rsidR="00894A8D">
          <w:rPr>
            <w:rFonts w:ascii="Meiryo UI" w:eastAsia="Meiryo UI" w:hAnsi="Meiryo UI" w:cs="Yu Mincho Regular" w:hint="eastAsia"/>
            <w:szCs w:val="21"/>
          </w:rPr>
          <w:t>取扱いルールの</w:t>
        </w:r>
      </w:ins>
      <w:ins w:id="150" w:author="TO" w:date="2025-12-05T19:40:00Z" w16du:dateUtc="2025-12-05T10:40:00Z">
        <w:r>
          <w:rPr>
            <w:rFonts w:ascii="Meiryo UI" w:eastAsia="Meiryo UI" w:hAnsi="Meiryo UI" w:cs="Yu Mincho Regular" w:hint="eastAsia"/>
            <w:szCs w:val="21"/>
          </w:rPr>
          <w:t>運用状況</w:t>
        </w:r>
      </w:ins>
      <w:ins w:id="151" w:author="TO" w:date="2025-12-05T19:41:00Z" w16du:dateUtc="2025-12-05T10:41:00Z">
        <w:r w:rsidR="00894A8D">
          <w:rPr>
            <w:rFonts w:ascii="Meiryo UI" w:eastAsia="Meiryo UI" w:hAnsi="Meiryo UI" w:cs="Yu Mincho Regular" w:hint="eastAsia"/>
            <w:szCs w:val="21"/>
          </w:rPr>
          <w:t>等について定期的に</w:t>
        </w:r>
      </w:ins>
      <w:ins w:id="152" w:author="TO" w:date="2025-12-05T19:42:00Z" w16du:dateUtc="2025-12-05T10:42:00Z">
        <w:r w:rsidR="00894A8D">
          <w:rPr>
            <w:rFonts w:ascii="Meiryo UI" w:eastAsia="Meiryo UI" w:hAnsi="Meiryo UI" w:cs="Yu Mincho Regular" w:hint="eastAsia"/>
            <w:szCs w:val="21"/>
          </w:rPr>
          <w:t>確認するものとします。</w:t>
        </w:r>
      </w:ins>
    </w:p>
    <w:p w14:paraId="12A1FF8A" w14:textId="4166E119" w:rsidR="00894A8D" w:rsidRDefault="00894A8D" w:rsidP="00B9711B">
      <w:pPr>
        <w:rPr>
          <w:ins w:id="153" w:author="TO" w:date="2025-12-05T19:43:00Z" w16du:dateUtc="2025-12-05T10:43:00Z"/>
          <w:rFonts w:ascii="Meiryo UI" w:eastAsia="Meiryo UI" w:hAnsi="Meiryo UI" w:cs="Yu Mincho Regular"/>
          <w:szCs w:val="21"/>
        </w:rPr>
      </w:pPr>
      <w:ins w:id="154" w:author="TO" w:date="2025-12-05T19:43:00Z" w16du:dateUtc="2025-12-05T10:43:00Z">
        <w:r>
          <w:rPr>
            <w:rFonts w:ascii="Meiryo UI" w:eastAsia="Meiryo UI" w:hAnsi="Meiryo UI" w:cs="Yu Mincho Regular" w:hint="eastAsia"/>
            <w:szCs w:val="21"/>
          </w:rPr>
          <w:t xml:space="preserve"> ・人的安全管理措置</w:t>
        </w:r>
      </w:ins>
    </w:p>
    <w:p w14:paraId="22FD4E3A" w14:textId="1396ACB4" w:rsidR="00894A8D" w:rsidRDefault="00894A8D" w:rsidP="00894A8D">
      <w:pPr>
        <w:ind w:left="210" w:hangingChars="100" w:hanging="210"/>
        <w:rPr>
          <w:ins w:id="155" w:author="TO" w:date="2025-12-05T19:45:00Z" w16du:dateUtc="2025-12-05T10:45:00Z"/>
          <w:rFonts w:ascii="Meiryo UI" w:eastAsia="Meiryo UI" w:hAnsi="Meiryo UI" w:cs="Yu Mincho Regular"/>
          <w:szCs w:val="21"/>
        </w:rPr>
      </w:pPr>
      <w:ins w:id="156" w:author="TO" w:date="2025-12-05T19:43:00Z" w16du:dateUtc="2025-12-05T10:43:00Z">
        <w:r>
          <w:rPr>
            <w:rFonts w:ascii="Meiryo UI" w:eastAsia="Meiryo UI" w:hAnsi="Meiryo UI" w:cs="Yu Mincho Regular" w:hint="eastAsia"/>
            <w:szCs w:val="21"/>
          </w:rPr>
          <w:t xml:space="preserve">  </w:t>
        </w:r>
        <w:r w:rsidRPr="00D145D8">
          <w:rPr>
            <w:rFonts w:ascii="Meiryo UI" w:eastAsia="Meiryo UI" w:hAnsi="Meiryo UI" w:cs="Yu Mincho Regular"/>
            <w:szCs w:val="21"/>
          </w:rPr>
          <w:t>従業員への教育・研修を行い、取り扱いルールを徹底します。</w:t>
        </w:r>
        <w:r>
          <w:rPr>
            <w:rFonts w:ascii="Meiryo UI" w:eastAsia="Meiryo UI" w:hAnsi="Meiryo UI" w:cs="Yu Mincho Regular" w:hint="eastAsia"/>
            <w:szCs w:val="21"/>
          </w:rPr>
          <w:t>また、</w:t>
        </w:r>
      </w:ins>
      <w:ins w:id="157" w:author="TO" w:date="2025-12-05T19:44:00Z" w16du:dateUtc="2025-12-05T10:44:00Z">
        <w:r>
          <w:rPr>
            <w:rFonts w:ascii="Meiryo UI" w:eastAsia="Meiryo UI" w:hAnsi="Meiryo UI" w:cs="Yu Mincho Regular" w:hint="eastAsia"/>
            <w:szCs w:val="21"/>
          </w:rPr>
          <w:t>個人情報</w:t>
        </w:r>
      </w:ins>
      <w:ins w:id="158" w:author="TO" w:date="2025-12-05T19:45:00Z" w16du:dateUtc="2025-12-05T10:45:00Z">
        <w:r>
          <w:rPr>
            <w:rFonts w:ascii="Meiryo UI" w:eastAsia="Meiryo UI" w:hAnsi="Meiryo UI" w:cs="Yu Mincho Regular" w:hint="eastAsia"/>
            <w:szCs w:val="21"/>
          </w:rPr>
          <w:t>を含めた秘密保持義務を就業規則に定めています。</w:t>
        </w:r>
      </w:ins>
    </w:p>
    <w:p w14:paraId="1C065FDE" w14:textId="56328B33" w:rsidR="00894A8D" w:rsidRDefault="00894A8D" w:rsidP="00894A8D">
      <w:pPr>
        <w:ind w:left="210" w:hangingChars="100" w:hanging="210"/>
        <w:rPr>
          <w:ins w:id="159" w:author="TO" w:date="2025-12-05T19:45:00Z" w16du:dateUtc="2025-12-05T10:45:00Z"/>
          <w:rFonts w:ascii="Meiryo UI" w:eastAsia="Meiryo UI" w:hAnsi="Meiryo UI" w:cs="Yu Mincho Regular"/>
          <w:szCs w:val="21"/>
        </w:rPr>
      </w:pPr>
      <w:ins w:id="160" w:author="TO" w:date="2025-12-05T19:45:00Z" w16du:dateUtc="2025-12-05T10:45:00Z">
        <w:r>
          <w:rPr>
            <w:rFonts w:ascii="Meiryo UI" w:eastAsia="Meiryo UI" w:hAnsi="Meiryo UI" w:cs="Yu Mincho Regular" w:hint="eastAsia"/>
            <w:szCs w:val="21"/>
          </w:rPr>
          <w:t xml:space="preserve"> ・物理的安全管理措置</w:t>
        </w:r>
      </w:ins>
    </w:p>
    <w:p w14:paraId="0E345976" w14:textId="3E69CA62" w:rsidR="00894A8D" w:rsidRDefault="00894A8D" w:rsidP="00894A8D">
      <w:pPr>
        <w:ind w:left="210" w:hangingChars="100" w:hanging="210"/>
        <w:rPr>
          <w:ins w:id="161" w:author="TO" w:date="2025-12-05T19:48:00Z" w16du:dateUtc="2025-12-05T10:48:00Z"/>
          <w:rFonts w:ascii="Meiryo UI" w:eastAsia="Meiryo UI" w:hAnsi="Meiryo UI" w:cs="Yu Mincho Regular"/>
          <w:szCs w:val="21"/>
        </w:rPr>
      </w:pPr>
      <w:ins w:id="162" w:author="TO" w:date="2025-12-05T19:45:00Z" w16du:dateUtc="2025-12-05T10:45:00Z">
        <w:r>
          <w:rPr>
            <w:rFonts w:ascii="Meiryo UI" w:eastAsia="Meiryo UI" w:hAnsi="Meiryo UI" w:cs="Yu Mincho Regular" w:hint="eastAsia"/>
            <w:szCs w:val="21"/>
          </w:rPr>
          <w:t xml:space="preserve">  </w:t>
        </w:r>
      </w:ins>
      <w:ins w:id="163" w:author="TO" w:date="2025-12-05T19:47:00Z">
        <w:r w:rsidRPr="00894A8D">
          <w:rPr>
            <w:rFonts w:ascii="Meiryo UI" w:eastAsia="Meiryo UI" w:hAnsi="Meiryo UI" w:cs="Yu Mincho Regular" w:hint="eastAsia"/>
            <w:szCs w:val="21"/>
          </w:rPr>
          <w:t>従業者の入退室管理</w:t>
        </w:r>
      </w:ins>
      <w:ins w:id="164" w:author="TO" w:date="2025-12-05T19:47:00Z" w16du:dateUtc="2025-12-05T10:47:00Z">
        <w:r>
          <w:rPr>
            <w:rFonts w:ascii="Meiryo UI" w:eastAsia="Meiryo UI" w:hAnsi="Meiryo UI" w:cs="Yu Mincho Regular" w:hint="eastAsia"/>
            <w:szCs w:val="21"/>
          </w:rPr>
          <w:t>、使用可能な電子</w:t>
        </w:r>
      </w:ins>
      <w:ins w:id="165" w:author="TO" w:date="2025-12-05T19:47:00Z">
        <w:r w:rsidRPr="00894A8D">
          <w:rPr>
            <w:rFonts w:ascii="Meiryo UI" w:eastAsia="Meiryo UI" w:hAnsi="Meiryo UI" w:cs="Yu Mincho Regular" w:hint="eastAsia"/>
            <w:szCs w:val="21"/>
          </w:rPr>
          <w:t>機器</w:t>
        </w:r>
      </w:ins>
      <w:ins w:id="166" w:author="TO" w:date="2025-12-05T19:47:00Z" w16du:dateUtc="2025-12-05T10:47:00Z">
        <w:r>
          <w:rPr>
            <w:rFonts w:ascii="Meiryo UI" w:eastAsia="Meiryo UI" w:hAnsi="Meiryo UI" w:cs="Yu Mincho Regular" w:hint="eastAsia"/>
            <w:szCs w:val="21"/>
          </w:rPr>
          <w:t>、記録媒体</w:t>
        </w:r>
      </w:ins>
      <w:ins w:id="167" w:author="TO" w:date="2025-12-05T19:47:00Z">
        <w:r w:rsidRPr="00894A8D">
          <w:rPr>
            <w:rFonts w:ascii="Meiryo UI" w:eastAsia="Meiryo UI" w:hAnsi="Meiryo UI" w:cs="Yu Mincho Regular" w:hint="eastAsia"/>
            <w:szCs w:val="21"/>
          </w:rPr>
          <w:t>等の制限を行うとともに、権限を有しない者による個人</w:t>
        </w:r>
      </w:ins>
      <w:ins w:id="168" w:author="TO" w:date="2025-12-05T19:48:00Z" w16du:dateUtc="2025-12-05T10:48:00Z">
        <w:r>
          <w:rPr>
            <w:rFonts w:ascii="Meiryo UI" w:eastAsia="Meiryo UI" w:hAnsi="Meiryo UI" w:cs="Yu Mincho Regular" w:hint="eastAsia"/>
            <w:szCs w:val="21"/>
          </w:rPr>
          <w:t>情報</w:t>
        </w:r>
      </w:ins>
      <w:ins w:id="169" w:author="TO" w:date="2025-12-05T19:47:00Z">
        <w:r w:rsidRPr="00894A8D">
          <w:rPr>
            <w:rFonts w:ascii="Meiryo UI" w:eastAsia="Meiryo UI" w:hAnsi="Meiryo UI" w:cs="Yu Mincho Regular" w:hint="eastAsia"/>
            <w:szCs w:val="21"/>
          </w:rPr>
          <w:t>の閲覧を防止する措置</w:t>
        </w:r>
      </w:ins>
      <w:ins w:id="170" w:author="TO" w:date="2025-12-05T19:48:00Z" w16du:dateUtc="2025-12-05T10:48:00Z">
        <w:r>
          <w:rPr>
            <w:rFonts w:ascii="Meiryo UI" w:eastAsia="Meiryo UI" w:hAnsi="Meiryo UI" w:cs="Yu Mincho Regular" w:hint="eastAsia"/>
            <w:szCs w:val="21"/>
          </w:rPr>
          <w:t>を講じています。</w:t>
        </w:r>
        <w:r w:rsidRPr="00D145D8">
          <w:rPr>
            <w:rFonts w:ascii="Meiryo UI" w:eastAsia="Meiryo UI" w:hAnsi="Meiryo UI" w:cs="Yu Mincho Regular"/>
            <w:szCs w:val="21"/>
          </w:rPr>
          <w:t>クラウド上にデータを保管する場合は、国外も含め保護制度を確認し適切に管理します。</w:t>
        </w:r>
      </w:ins>
    </w:p>
    <w:p w14:paraId="6D071FF1" w14:textId="2FBD1A1F" w:rsidR="00894A8D" w:rsidRDefault="00894A8D" w:rsidP="00894A8D">
      <w:pPr>
        <w:ind w:left="210" w:hangingChars="100" w:hanging="210"/>
        <w:rPr>
          <w:ins w:id="171" w:author="TO" w:date="2025-12-05T19:49:00Z" w16du:dateUtc="2025-12-05T10:49:00Z"/>
          <w:rFonts w:ascii="Meiryo UI" w:eastAsia="Meiryo UI" w:hAnsi="Meiryo UI" w:cs="Yu Mincho Regular"/>
          <w:szCs w:val="21"/>
        </w:rPr>
      </w:pPr>
      <w:ins w:id="172" w:author="TO" w:date="2025-12-05T19:48:00Z" w16du:dateUtc="2025-12-05T10:48:00Z">
        <w:r>
          <w:rPr>
            <w:rFonts w:ascii="Meiryo UI" w:eastAsia="Meiryo UI" w:hAnsi="Meiryo UI" w:cs="Yu Mincho Regular" w:hint="eastAsia"/>
            <w:szCs w:val="21"/>
          </w:rPr>
          <w:t xml:space="preserve"> </w:t>
        </w:r>
      </w:ins>
      <w:ins w:id="173" w:author="TO" w:date="2025-12-05T19:49:00Z" w16du:dateUtc="2025-12-05T10:49:00Z">
        <w:r>
          <w:rPr>
            <w:rFonts w:ascii="Meiryo UI" w:eastAsia="Meiryo UI" w:hAnsi="Meiryo UI" w:cs="Yu Mincho Regular" w:hint="eastAsia"/>
            <w:szCs w:val="21"/>
          </w:rPr>
          <w:t>・技術的安全管理措置</w:t>
        </w:r>
      </w:ins>
    </w:p>
    <w:p w14:paraId="6B8726FB" w14:textId="76977589" w:rsidR="00894A8D" w:rsidRDefault="00894A8D" w:rsidP="00DE27A1">
      <w:pPr>
        <w:ind w:left="210" w:hangingChars="100" w:hanging="210"/>
        <w:rPr>
          <w:ins w:id="174" w:author="TO" w:date="2025-12-05T19:32:00Z" w16du:dateUtc="2025-12-05T10:32:00Z"/>
          <w:rFonts w:ascii="Meiryo UI" w:eastAsia="Meiryo UI" w:hAnsi="Meiryo UI" w:cs="Yu Mincho Regular" w:hint="eastAsia"/>
          <w:szCs w:val="21"/>
        </w:rPr>
      </w:pPr>
      <w:ins w:id="175" w:author="TO" w:date="2025-12-05T19:49:00Z" w16du:dateUtc="2025-12-05T10:49:00Z">
        <w:r>
          <w:rPr>
            <w:rFonts w:ascii="Meiryo UI" w:eastAsia="Meiryo UI" w:hAnsi="Meiryo UI" w:cs="Yu Mincho Regular" w:hint="eastAsia"/>
            <w:szCs w:val="21"/>
          </w:rPr>
          <w:t xml:space="preserve">  </w:t>
        </w:r>
      </w:ins>
      <w:ins w:id="176" w:author="TO" w:date="2025-12-05T19:53:00Z">
        <w:r w:rsidR="00DE27A1" w:rsidRPr="00DE27A1">
          <w:rPr>
            <w:rFonts w:ascii="Meiryo UI" w:eastAsia="Meiryo UI" w:hAnsi="Meiryo UI" w:cs="Yu Mincho Regular" w:hint="eastAsia"/>
            <w:szCs w:val="21"/>
          </w:rPr>
          <w:t>個人情報を取り扱うシステム</w:t>
        </w:r>
      </w:ins>
      <w:ins w:id="177" w:author="TO" w:date="2025-12-05T19:53:00Z" w16du:dateUtc="2025-12-05T10:53:00Z">
        <w:r w:rsidR="00DE27A1">
          <w:rPr>
            <w:rFonts w:ascii="Meiryo UI" w:eastAsia="Meiryo UI" w:hAnsi="Meiryo UI" w:cs="Yu Mincho Regular" w:hint="eastAsia"/>
            <w:szCs w:val="21"/>
          </w:rPr>
          <w:t>に対して</w:t>
        </w:r>
      </w:ins>
      <w:ins w:id="178" w:author="TO" w:date="2025-12-05T19:53:00Z">
        <w:r w:rsidR="00DE27A1" w:rsidRPr="00DE27A1">
          <w:rPr>
            <w:rFonts w:ascii="Meiryo UI" w:eastAsia="Meiryo UI" w:hAnsi="Meiryo UI" w:cs="Yu Mincho Regular" w:hint="eastAsia"/>
            <w:szCs w:val="21"/>
          </w:rPr>
          <w:t>は、</w:t>
        </w:r>
      </w:ins>
      <w:ins w:id="179" w:author="TO" w:date="2025-12-05T19:53:00Z" w16du:dateUtc="2025-12-05T10:53:00Z">
        <w:r w:rsidR="00DE27A1">
          <w:rPr>
            <w:rFonts w:ascii="Meiryo UI" w:eastAsia="Meiryo UI" w:hAnsi="Meiryo UI" w:cs="Yu Mincho Regular" w:hint="eastAsia"/>
            <w:szCs w:val="21"/>
          </w:rPr>
          <w:t>適切な</w:t>
        </w:r>
      </w:ins>
      <w:ins w:id="180" w:author="TO" w:date="2025-12-05T19:53:00Z">
        <w:r w:rsidR="00DE27A1" w:rsidRPr="00DE27A1">
          <w:rPr>
            <w:rFonts w:ascii="Meiryo UI" w:eastAsia="Meiryo UI" w:hAnsi="Meiryo UI" w:cs="Yu Mincho Regular" w:hint="eastAsia"/>
            <w:szCs w:val="21"/>
          </w:rPr>
          <w:t>アクセス制御を実施して</w:t>
        </w:r>
      </w:ins>
      <w:ins w:id="181" w:author="TO" w:date="2025-12-05T19:53:00Z" w16du:dateUtc="2025-12-05T10:53:00Z">
        <w:r w:rsidR="00DE27A1">
          <w:rPr>
            <w:rFonts w:ascii="Meiryo UI" w:eastAsia="Meiryo UI" w:hAnsi="Meiryo UI" w:cs="Yu Mincho Regular" w:hint="eastAsia"/>
            <w:szCs w:val="21"/>
          </w:rPr>
          <w:t>います。</w:t>
        </w:r>
      </w:ins>
      <w:ins w:id="182" w:author="TO" w:date="2025-12-05T19:54:00Z" w16du:dateUtc="2025-12-05T10:54:00Z">
        <w:r w:rsidR="00DE27A1">
          <w:rPr>
            <w:rFonts w:ascii="Meiryo UI" w:eastAsia="Meiryo UI" w:hAnsi="Meiryo UI" w:cs="Yu Mincho Regular" w:hint="eastAsia"/>
            <w:szCs w:val="21"/>
          </w:rPr>
          <w:t>また、暗号化を含め</w:t>
        </w:r>
      </w:ins>
      <w:ins w:id="183" w:author="TO" w:date="2025-12-05T19:54:00Z">
        <w:r w:rsidR="00DE27A1" w:rsidRPr="00DE27A1">
          <w:rPr>
            <w:rFonts w:ascii="Meiryo UI" w:eastAsia="Meiryo UI" w:hAnsi="Meiryo UI" w:cs="Yu Mincho Regular" w:hint="eastAsia"/>
            <w:szCs w:val="21"/>
          </w:rPr>
          <w:t>外部からの不正アクセス又は不正ソフトウェアから保護する仕組み</w:t>
        </w:r>
      </w:ins>
      <w:ins w:id="184" w:author="TO" w:date="2025-12-05T19:54:00Z" w16du:dateUtc="2025-12-05T10:54:00Z">
        <w:r w:rsidR="00DE27A1">
          <w:rPr>
            <w:rFonts w:ascii="Meiryo UI" w:eastAsia="Meiryo UI" w:hAnsi="Meiryo UI" w:cs="Yu Mincho Regular" w:hint="eastAsia"/>
            <w:szCs w:val="21"/>
          </w:rPr>
          <w:t>を導入しています。</w:t>
        </w:r>
      </w:ins>
    </w:p>
    <w:p w14:paraId="2F9821AF" w14:textId="2EA5354C" w:rsidR="0E796788" w:rsidRPr="00D145D8" w:rsidDel="00DE27A1" w:rsidRDefault="0E796788" w:rsidP="00B9711B">
      <w:pPr>
        <w:ind w:firstLineChars="50" w:firstLine="105"/>
        <w:rPr>
          <w:del w:id="185" w:author="TO" w:date="2025-12-05T19:54:00Z" w16du:dateUtc="2025-12-05T10:54:00Z"/>
          <w:rFonts w:ascii="Meiryo UI" w:eastAsia="Meiryo UI" w:hAnsi="Meiryo UI"/>
        </w:rPr>
      </w:pPr>
      <w:del w:id="186" w:author="TO" w:date="2025-12-05T19:54:00Z" w16du:dateUtc="2025-12-05T10:54:00Z">
        <w:r w:rsidRPr="00D145D8" w:rsidDel="00DE27A1">
          <w:rPr>
            <w:rFonts w:ascii="Meiryo UI" w:eastAsia="Meiryo UI" w:hAnsi="Meiryo UI" w:cs="Yu Mincho Regular"/>
            <w:szCs w:val="21"/>
          </w:rPr>
          <w:delText>・アクセス制御や暗号化など、技術的・物理的対策を実施します。</w:delText>
        </w:r>
        <w:r w:rsidRPr="00D145D8" w:rsidDel="00DE27A1">
          <w:rPr>
            <w:rFonts w:ascii="Meiryo UI" w:eastAsia="Meiryo UI" w:hAnsi="Meiryo UI"/>
          </w:rPr>
          <w:br/>
        </w:r>
        <w:r w:rsidRPr="00D145D8" w:rsidDel="00DE27A1">
          <w:rPr>
            <w:rFonts w:ascii="Meiryo UI" w:eastAsia="Meiryo UI" w:hAnsi="Meiryo UI" w:cs="Yu Mincho Regular"/>
            <w:szCs w:val="21"/>
          </w:rPr>
          <w:delText xml:space="preserve"> ・従業員への教育・研修を行い、取り扱いルールを徹底します。</w:delText>
        </w:r>
        <w:r w:rsidRPr="00D145D8" w:rsidDel="00DE27A1">
          <w:rPr>
            <w:rFonts w:ascii="Meiryo UI" w:eastAsia="Meiryo UI" w:hAnsi="Meiryo UI"/>
          </w:rPr>
          <w:br/>
        </w:r>
        <w:r w:rsidRPr="00D145D8" w:rsidDel="00DE27A1">
          <w:rPr>
            <w:rFonts w:ascii="Meiryo UI" w:eastAsia="Meiryo UI" w:hAnsi="Meiryo UI" w:cs="Yu Mincho Regular"/>
            <w:szCs w:val="21"/>
          </w:rPr>
          <w:delText xml:space="preserve"> ・</w:delText>
        </w:r>
      </w:del>
      <w:del w:id="187" w:author="TO" w:date="2025-12-05T19:48:00Z" w16du:dateUtc="2025-12-05T10:48:00Z">
        <w:r w:rsidRPr="00D145D8" w:rsidDel="00894A8D">
          <w:rPr>
            <w:rFonts w:ascii="Meiryo UI" w:eastAsia="Meiryo UI" w:hAnsi="Meiryo UI" w:cs="Yu Mincho Regular"/>
            <w:szCs w:val="21"/>
          </w:rPr>
          <w:delText>クラウド上にデータを保管する場合は、国外も含め保護制度を確認し適切に管理します。</w:delText>
        </w:r>
      </w:del>
    </w:p>
    <w:p w14:paraId="7EB24353" w14:textId="347481B1" w:rsidR="0E796788" w:rsidRPr="00D145D8" w:rsidRDefault="0E796788" w:rsidP="00694938">
      <w:pPr>
        <w:rPr>
          <w:rFonts w:ascii="Meiryo UI" w:eastAsia="Meiryo UI" w:hAnsi="Meiryo UI"/>
        </w:rPr>
      </w:pPr>
      <w:r w:rsidRPr="00D145D8">
        <w:rPr>
          <w:rFonts w:ascii="Meiryo UI" w:eastAsia="Meiryo UI" w:hAnsi="Meiryo UI" w:cs="Yu Mincho Regular"/>
          <w:szCs w:val="21"/>
        </w:rPr>
        <w:t>3．事故発生時の対応</w:t>
      </w:r>
      <w:r w:rsidRPr="00D145D8">
        <w:rPr>
          <w:rFonts w:ascii="Meiryo UI" w:eastAsia="Meiryo UI" w:hAnsi="Meiryo UI"/>
        </w:rPr>
        <w:br/>
      </w:r>
      <w:r w:rsidRPr="00D145D8">
        <w:rPr>
          <w:rFonts w:ascii="Meiryo UI" w:eastAsia="Meiryo UI" w:hAnsi="Meiryo UI" w:cs="Yu Mincho Regular"/>
          <w:szCs w:val="21"/>
        </w:rPr>
        <w:t xml:space="preserve"> ・</w:t>
      </w:r>
      <w:ins w:id="188" w:author="TO" w:date="2025-12-05T19:54:00Z" w16du:dateUtc="2025-12-05T10:54:00Z">
        <w:r w:rsidR="00DE27A1">
          <w:rPr>
            <w:rFonts w:ascii="Meiryo UI" w:eastAsia="Meiryo UI" w:hAnsi="Meiryo UI" w:cs="Yu Mincho Regular" w:hint="eastAsia"/>
            <w:szCs w:val="21"/>
          </w:rPr>
          <w:t>万が一</w:t>
        </w:r>
      </w:ins>
      <w:r w:rsidRPr="00D145D8">
        <w:rPr>
          <w:rFonts w:ascii="Meiryo UI" w:eastAsia="Meiryo UI" w:hAnsi="Meiryo UI" w:cs="Yu Mincho Regular"/>
          <w:szCs w:val="21"/>
        </w:rPr>
        <w:t>重大な漏えい等が発生した場合は、</w:t>
      </w:r>
      <w:ins w:id="189" w:author="TO" w:date="2025-12-05T19:56:00Z" w16du:dateUtc="2025-12-05T10:56:00Z">
        <w:r w:rsidR="00DE27A1">
          <w:rPr>
            <w:rFonts w:ascii="Meiryo UI" w:eastAsia="Meiryo UI" w:hAnsi="Meiryo UI" w:cs="Yu Mincho Regular" w:hint="eastAsia"/>
            <w:szCs w:val="21"/>
          </w:rPr>
          <w:t>被害・影響を最小限に抑えるべく初動対応を迅速かつ確実に実施</w:t>
        </w:r>
        <w:r w:rsidR="00DE27A1">
          <w:rPr>
            <w:rFonts w:ascii="Meiryo UI" w:eastAsia="Meiryo UI" w:hAnsi="Meiryo UI" w:cs="Yu Mincho Regular" w:hint="eastAsia"/>
            <w:szCs w:val="21"/>
          </w:rPr>
          <w:t>し、</w:t>
        </w:r>
      </w:ins>
      <w:r w:rsidRPr="00D145D8">
        <w:rPr>
          <w:rFonts w:ascii="Meiryo UI" w:eastAsia="Meiryo UI" w:hAnsi="Meiryo UI" w:cs="Yu Mincho Regular"/>
          <w:szCs w:val="21"/>
        </w:rPr>
        <w:t>法令に従い、監督機関への報告および利用者への通知</w:t>
      </w:r>
      <w:ins w:id="190" w:author="TO" w:date="2025-12-05T19:55:00Z" w16du:dateUtc="2025-12-05T10:55:00Z">
        <w:r w:rsidR="00DE27A1">
          <w:rPr>
            <w:rFonts w:ascii="Meiryo UI" w:eastAsia="Meiryo UI" w:hAnsi="Meiryo UI" w:cs="Yu Mincho Regular" w:hint="eastAsia"/>
            <w:szCs w:val="21"/>
          </w:rPr>
          <w:t>等</w:t>
        </w:r>
      </w:ins>
      <w:r w:rsidRPr="00D145D8">
        <w:rPr>
          <w:rFonts w:ascii="Meiryo UI" w:eastAsia="Meiryo UI" w:hAnsi="Meiryo UI" w:cs="Yu Mincho Regular"/>
          <w:szCs w:val="21"/>
        </w:rPr>
        <w:t>を行</w:t>
      </w:r>
      <w:ins w:id="191" w:author="TO" w:date="2025-12-05T19:55:00Z" w16du:dateUtc="2025-12-05T10:55:00Z">
        <w:r w:rsidR="00DE27A1">
          <w:rPr>
            <w:rFonts w:ascii="Meiryo UI" w:eastAsia="Meiryo UI" w:hAnsi="Meiryo UI" w:cs="Yu Mincho Regular" w:hint="eastAsia"/>
            <w:szCs w:val="21"/>
          </w:rPr>
          <w:t>うとともに、</w:t>
        </w:r>
      </w:ins>
      <w:ins w:id="192" w:author="TO" w:date="2025-12-05T19:56:00Z" w16du:dateUtc="2025-12-05T10:56:00Z">
        <w:r w:rsidR="00DE27A1">
          <w:rPr>
            <w:rFonts w:ascii="Meiryo UI" w:eastAsia="Meiryo UI" w:hAnsi="Meiryo UI" w:cs="Yu Mincho Regular" w:hint="eastAsia"/>
            <w:szCs w:val="21"/>
          </w:rPr>
          <w:t>原因究明および再発防止</w:t>
        </w:r>
        <w:r w:rsidR="00DE27A1">
          <w:rPr>
            <w:rFonts w:ascii="Meiryo UI" w:eastAsia="Meiryo UI" w:hAnsi="Meiryo UI" w:cs="Yu Mincho Regular" w:hint="eastAsia"/>
            <w:szCs w:val="21"/>
          </w:rPr>
          <w:t>に努め</w:t>
        </w:r>
      </w:ins>
      <w:del w:id="193" w:author="TO" w:date="2025-12-05T19:56:00Z" w16du:dateUtc="2025-12-05T10:56:00Z">
        <w:r w:rsidRPr="00D145D8" w:rsidDel="00DE27A1">
          <w:rPr>
            <w:rFonts w:ascii="Meiryo UI" w:eastAsia="Meiryo UI" w:hAnsi="Meiryo UI" w:cs="Yu Mincho Regular"/>
            <w:szCs w:val="21"/>
          </w:rPr>
          <w:delText>い</w:delText>
        </w:r>
      </w:del>
      <w:r w:rsidRPr="00D145D8">
        <w:rPr>
          <w:rFonts w:ascii="Meiryo UI" w:eastAsia="Meiryo UI" w:hAnsi="Meiryo UI" w:cs="Yu Mincho Regular"/>
          <w:szCs w:val="21"/>
        </w:rPr>
        <w:t>ます。</w:t>
      </w:r>
    </w:p>
    <w:p w14:paraId="5E25D773" w14:textId="4724D90E" w:rsidR="485CFE20" w:rsidRPr="00D145D8" w:rsidRDefault="0E796788" w:rsidP="00694938">
      <w:pPr>
        <w:rPr>
          <w:rFonts w:ascii="Meiryo UI" w:eastAsia="Meiryo UI" w:hAnsi="Meiryo UI"/>
        </w:rPr>
      </w:pPr>
      <w:r w:rsidRPr="00D145D8">
        <w:rPr>
          <w:rFonts w:ascii="Meiryo UI" w:eastAsia="Meiryo UI" w:hAnsi="Meiryo UI" w:cs="Yu Mincho Regular"/>
          <w:szCs w:val="21"/>
        </w:rPr>
        <w:t>4．問い合わせ窓口</w:t>
      </w:r>
      <w:r w:rsidRPr="00D145D8">
        <w:rPr>
          <w:rFonts w:ascii="Meiryo UI" w:eastAsia="Meiryo UI" w:hAnsi="Meiryo UI"/>
        </w:rPr>
        <w:br/>
      </w:r>
      <w:r w:rsidRPr="00D145D8">
        <w:rPr>
          <w:rFonts w:ascii="Meiryo UI" w:eastAsia="Meiryo UI" w:hAnsi="Meiryo UI" w:cs="Yu Mincho Regular"/>
          <w:szCs w:val="21"/>
        </w:rPr>
        <w:t xml:space="preserve"> ・安全管理措置に関するお問い合わせは、第13条に定める窓口までご連絡ください。</w:t>
      </w:r>
    </w:p>
    <w:p w14:paraId="0E5C5DA7" w14:textId="2D4F31C3" w:rsidR="485CFE20" w:rsidRPr="00D145D8" w:rsidRDefault="485CFE20" w:rsidP="00694938">
      <w:pPr>
        <w:rPr>
          <w:rFonts w:ascii="Meiryo UI" w:eastAsia="Meiryo UI" w:hAnsi="Meiryo UI"/>
        </w:rPr>
      </w:pPr>
    </w:p>
    <w:p w14:paraId="016C9285" w14:textId="210A69A1" w:rsidR="4239F29F" w:rsidRPr="00D145D8" w:rsidRDefault="4239F29F" w:rsidP="00694938">
      <w:pPr>
        <w:rPr>
          <w:rFonts w:ascii="Meiryo UI" w:eastAsia="Meiryo UI" w:hAnsi="Meiryo UI"/>
        </w:rPr>
      </w:pPr>
      <w:r w:rsidRPr="00D145D8">
        <w:rPr>
          <w:rFonts w:ascii="Meiryo UI" w:eastAsia="Meiryo UI" w:hAnsi="Meiryo UI"/>
        </w:rPr>
        <w:t>第8条　利用者による個人情報の開示</w:t>
      </w:r>
    </w:p>
    <w:p w14:paraId="6706CFF6" w14:textId="522A56AC" w:rsidR="4103290C" w:rsidRPr="00D145D8" w:rsidRDefault="4103290C" w:rsidP="00694938">
      <w:pPr>
        <w:rPr>
          <w:rFonts w:ascii="Meiryo UI" w:eastAsia="Meiryo UI" w:hAnsi="Meiryo UI"/>
        </w:rPr>
      </w:pPr>
      <w:r w:rsidRPr="00D145D8">
        <w:rPr>
          <w:rFonts w:ascii="Meiryo UI" w:eastAsia="Meiryo UI" w:hAnsi="Meiryo UI" w:cs="Yu Mincho Regular"/>
          <w:szCs w:val="21"/>
        </w:rPr>
        <w:t>1．開示等の請求範囲</w:t>
      </w:r>
      <w:r w:rsidRPr="00D145D8">
        <w:rPr>
          <w:rFonts w:ascii="Meiryo UI" w:eastAsia="Meiryo UI" w:hAnsi="Meiryo UI"/>
        </w:rPr>
        <w:br/>
      </w:r>
      <w:r w:rsidRPr="00D145D8">
        <w:rPr>
          <w:rFonts w:ascii="Meiryo UI" w:eastAsia="Meiryo UI" w:hAnsi="Meiryo UI" w:cs="Yu Mincho Regular"/>
          <w:szCs w:val="21"/>
        </w:rPr>
        <w:t xml:space="preserve"> ・利用者は、当社が保有する個人情報について、以下の請求を行うことができます。</w:t>
      </w:r>
      <w:r w:rsidRPr="00D145D8">
        <w:rPr>
          <w:rFonts w:ascii="Meiryo UI" w:eastAsia="Meiryo UI" w:hAnsi="Meiryo UI"/>
        </w:rPr>
        <w:br/>
      </w:r>
      <w:r w:rsidRPr="00D145D8">
        <w:rPr>
          <w:rFonts w:ascii="Meiryo UI" w:eastAsia="Meiryo UI" w:hAnsi="Meiryo UI" w:cs="Yu Mincho Regular"/>
          <w:szCs w:val="21"/>
        </w:rPr>
        <w:t xml:space="preserve"> 　- 利用目的の通知</w:t>
      </w:r>
      <w:r w:rsidRPr="00D145D8">
        <w:rPr>
          <w:rFonts w:ascii="Meiryo UI" w:eastAsia="Meiryo UI" w:hAnsi="Meiryo UI"/>
        </w:rPr>
        <w:br/>
      </w:r>
      <w:r w:rsidRPr="00D145D8">
        <w:rPr>
          <w:rFonts w:ascii="Meiryo UI" w:eastAsia="Meiryo UI" w:hAnsi="Meiryo UI" w:cs="Yu Mincho Regular"/>
          <w:szCs w:val="21"/>
        </w:rPr>
        <w:t xml:space="preserve"> 　- 個人情報および第三者提供記録の開示</w:t>
      </w:r>
      <w:r w:rsidRPr="00D145D8">
        <w:rPr>
          <w:rFonts w:ascii="Meiryo UI" w:eastAsia="Meiryo UI" w:hAnsi="Meiryo UI"/>
        </w:rPr>
        <w:br/>
      </w:r>
      <w:r w:rsidRPr="00D145D8">
        <w:rPr>
          <w:rFonts w:ascii="Meiryo UI" w:eastAsia="Meiryo UI" w:hAnsi="Meiryo UI" w:cs="Yu Mincho Regular"/>
          <w:szCs w:val="21"/>
        </w:rPr>
        <w:t xml:space="preserve"> 　- 訂正、追加、削除</w:t>
      </w:r>
      <w:r w:rsidRPr="00D145D8">
        <w:rPr>
          <w:rFonts w:ascii="Meiryo UI" w:eastAsia="Meiryo UI" w:hAnsi="Meiryo UI"/>
        </w:rPr>
        <w:br/>
      </w:r>
      <w:r w:rsidRPr="00D145D8">
        <w:rPr>
          <w:rFonts w:ascii="Meiryo UI" w:eastAsia="Meiryo UI" w:hAnsi="Meiryo UI" w:cs="Yu Mincho Regular"/>
          <w:szCs w:val="21"/>
        </w:rPr>
        <w:t xml:space="preserve"> 　- 利用停止または第三者提供の停止</w:t>
      </w:r>
      <w:r w:rsidRPr="00D145D8">
        <w:rPr>
          <w:rFonts w:ascii="Meiryo UI" w:eastAsia="Meiryo UI" w:hAnsi="Meiryo UI"/>
        </w:rPr>
        <w:br/>
      </w:r>
      <w:r w:rsidRPr="00D145D8">
        <w:rPr>
          <w:rFonts w:ascii="Meiryo UI" w:eastAsia="Meiryo UI" w:hAnsi="Meiryo UI" w:cs="Yu Mincho Regular"/>
          <w:szCs w:val="21"/>
        </w:rPr>
        <w:t xml:space="preserve"> ・請求により一部のサービスが利用できなくなる場合があります。</w:t>
      </w:r>
    </w:p>
    <w:p w14:paraId="4DFBD2EE" w14:textId="250DB4EF" w:rsidR="4103290C" w:rsidRPr="00D145D8" w:rsidRDefault="4103290C" w:rsidP="00694938">
      <w:pPr>
        <w:rPr>
          <w:rFonts w:ascii="Meiryo UI" w:eastAsia="Meiryo UI" w:hAnsi="Meiryo UI"/>
        </w:rPr>
      </w:pPr>
      <w:r w:rsidRPr="00D145D8">
        <w:rPr>
          <w:rFonts w:ascii="Meiryo UI" w:eastAsia="Meiryo UI" w:hAnsi="Meiryo UI" w:cs="Yu Mincho Regular"/>
          <w:szCs w:val="21"/>
        </w:rPr>
        <w:t>2．請求の制限</w:t>
      </w:r>
      <w:r w:rsidRPr="00D145D8">
        <w:rPr>
          <w:rFonts w:ascii="Meiryo UI" w:eastAsia="Meiryo UI" w:hAnsi="Meiryo UI"/>
        </w:rPr>
        <w:br/>
      </w:r>
      <w:r w:rsidRPr="00D145D8">
        <w:rPr>
          <w:rFonts w:ascii="Meiryo UI" w:eastAsia="Meiryo UI" w:hAnsi="Meiryo UI" w:cs="Yu Mincho Regular"/>
          <w:szCs w:val="21"/>
        </w:rPr>
        <w:t xml:space="preserve"> ・以下の場合</w:t>
      </w:r>
      <w:ins w:id="194" w:author="TO" w:date="2025-12-05T19:56:00Z" w16du:dateUtc="2025-12-05T10:56:00Z">
        <w:r w:rsidR="00DE27A1">
          <w:rPr>
            <w:rFonts w:ascii="Meiryo UI" w:eastAsia="Meiryo UI" w:hAnsi="Meiryo UI" w:cs="Yu Mincho Regular" w:hint="eastAsia"/>
            <w:szCs w:val="21"/>
          </w:rPr>
          <w:t>を含め</w:t>
        </w:r>
      </w:ins>
      <w:del w:id="195" w:author="TO" w:date="2025-12-05T19:56:00Z" w16du:dateUtc="2025-12-05T10:56:00Z">
        <w:r w:rsidRPr="00D145D8" w:rsidDel="00DE27A1">
          <w:rPr>
            <w:rFonts w:ascii="Meiryo UI" w:eastAsia="Meiryo UI" w:hAnsi="Meiryo UI" w:cs="Yu Mincho Regular"/>
            <w:szCs w:val="21"/>
          </w:rPr>
          <w:delText>は</w:delText>
        </w:r>
      </w:del>
      <w:r w:rsidRPr="00D145D8">
        <w:rPr>
          <w:rFonts w:ascii="Meiryo UI" w:eastAsia="Meiryo UI" w:hAnsi="Meiryo UI" w:cs="Yu Mincho Regular"/>
          <w:szCs w:val="21"/>
        </w:rPr>
        <w:t>、法令に基づき請求に応じ</w:t>
      </w:r>
      <w:ins w:id="196" w:author="TO" w:date="2025-12-05T19:57:00Z" w16du:dateUtc="2025-12-05T10:57:00Z">
        <w:r w:rsidR="00DE27A1">
          <w:rPr>
            <w:rFonts w:ascii="Meiryo UI" w:eastAsia="Meiryo UI" w:hAnsi="Meiryo UI" w:cs="Yu Mincho Regular" w:hint="eastAsia"/>
            <w:szCs w:val="21"/>
          </w:rPr>
          <w:t>られ</w:t>
        </w:r>
      </w:ins>
      <w:r w:rsidRPr="00D145D8">
        <w:rPr>
          <w:rFonts w:ascii="Meiryo UI" w:eastAsia="Meiryo UI" w:hAnsi="Meiryo UI" w:cs="Yu Mincho Regular"/>
          <w:szCs w:val="21"/>
        </w:rPr>
        <w:t>ないことがあります。</w:t>
      </w:r>
      <w:r w:rsidRPr="00D145D8">
        <w:rPr>
          <w:rFonts w:ascii="Meiryo UI" w:eastAsia="Meiryo UI" w:hAnsi="Meiryo UI"/>
        </w:rPr>
        <w:br/>
      </w:r>
      <w:r w:rsidRPr="00D145D8">
        <w:rPr>
          <w:rFonts w:ascii="Meiryo UI" w:eastAsia="Meiryo UI" w:hAnsi="Meiryo UI" w:cs="Yu Mincho Regular"/>
          <w:szCs w:val="21"/>
        </w:rPr>
        <w:t xml:space="preserve"> 　- 他の利用者や第三者の生命・身体・財産などの権利利益を害するおそれがある場合</w:t>
      </w:r>
      <w:r w:rsidRPr="00D145D8">
        <w:rPr>
          <w:rFonts w:ascii="Meiryo UI" w:eastAsia="Meiryo UI" w:hAnsi="Meiryo UI"/>
        </w:rPr>
        <w:br/>
      </w:r>
      <w:r w:rsidRPr="00D145D8">
        <w:rPr>
          <w:rFonts w:ascii="Meiryo UI" w:eastAsia="Meiryo UI" w:hAnsi="Meiryo UI" w:cs="Yu Mincho Regular"/>
          <w:szCs w:val="21"/>
        </w:rPr>
        <w:t xml:space="preserve"> 　- 当社の業務遂行に著しい支障をきたす場合</w:t>
      </w:r>
      <w:r w:rsidRPr="00D145D8">
        <w:rPr>
          <w:rFonts w:ascii="Meiryo UI" w:eastAsia="Meiryo UI" w:hAnsi="Meiryo UI"/>
        </w:rPr>
        <w:br/>
      </w:r>
      <w:r w:rsidRPr="00D145D8">
        <w:rPr>
          <w:rFonts w:ascii="Meiryo UI" w:eastAsia="Meiryo UI" w:hAnsi="Meiryo UI" w:cs="Yu Mincho Regular"/>
          <w:szCs w:val="21"/>
        </w:rPr>
        <w:t xml:space="preserve"> 　- 法令に違反するおそれがある場合</w:t>
      </w:r>
      <w:r w:rsidRPr="00D145D8">
        <w:rPr>
          <w:rFonts w:ascii="Meiryo UI" w:eastAsia="Meiryo UI" w:hAnsi="Meiryo UI"/>
        </w:rPr>
        <w:br/>
      </w:r>
      <w:r w:rsidRPr="00D145D8">
        <w:rPr>
          <w:rFonts w:ascii="Meiryo UI" w:eastAsia="Meiryo UI" w:hAnsi="Meiryo UI" w:cs="Yu Mincho Regular"/>
          <w:szCs w:val="21"/>
        </w:rPr>
        <w:t xml:space="preserve"> 　- 本人確認ができない場合</w:t>
      </w:r>
    </w:p>
    <w:p w14:paraId="15A11B9E" w14:textId="2CFDDF1A" w:rsidR="4103290C" w:rsidRPr="00D145D8" w:rsidRDefault="4103290C" w:rsidP="00694938">
      <w:pPr>
        <w:rPr>
          <w:rFonts w:ascii="Meiryo UI" w:eastAsia="Meiryo UI" w:hAnsi="Meiryo UI"/>
        </w:rPr>
      </w:pPr>
      <w:r w:rsidRPr="00D145D8">
        <w:rPr>
          <w:rFonts w:ascii="Meiryo UI" w:eastAsia="Meiryo UI" w:hAnsi="Meiryo UI" w:cs="Yu Mincho Regular"/>
          <w:szCs w:val="21"/>
        </w:rPr>
        <w:t>3．手続きと本人確認</w:t>
      </w:r>
      <w:r w:rsidRPr="00D145D8">
        <w:rPr>
          <w:rFonts w:ascii="Meiryo UI" w:eastAsia="Meiryo UI" w:hAnsi="Meiryo UI"/>
        </w:rPr>
        <w:br/>
      </w:r>
      <w:r w:rsidRPr="00D145D8">
        <w:rPr>
          <w:rFonts w:ascii="Meiryo UI" w:eastAsia="Meiryo UI" w:hAnsi="Meiryo UI" w:cs="Yu Mincho Regular"/>
          <w:szCs w:val="21"/>
        </w:rPr>
        <w:t xml:space="preserve"> ・開示等の請求は、当社所定の手続きに従い、必要書類を提出のうえ行っていただきます。</w:t>
      </w:r>
      <w:r w:rsidRPr="00D145D8">
        <w:rPr>
          <w:rFonts w:ascii="Meiryo UI" w:eastAsia="Meiryo UI" w:hAnsi="Meiryo UI"/>
        </w:rPr>
        <w:br/>
      </w:r>
      <w:r w:rsidRPr="00D145D8">
        <w:rPr>
          <w:rFonts w:ascii="Meiryo UI" w:eastAsia="Meiryo UI" w:hAnsi="Meiryo UI" w:cs="Yu Mincho Regular"/>
          <w:szCs w:val="21"/>
        </w:rPr>
        <w:t xml:space="preserve"> ・不正請求防止のため、本人確認書類（運転免許証、パスポート、健康保険証など）の提出が必要です。</w:t>
      </w:r>
      <w:r w:rsidRPr="00D145D8">
        <w:rPr>
          <w:rFonts w:ascii="Meiryo UI" w:eastAsia="Meiryo UI" w:hAnsi="Meiryo UI"/>
        </w:rPr>
        <w:br/>
      </w:r>
      <w:r w:rsidRPr="00D145D8">
        <w:rPr>
          <w:rFonts w:ascii="Meiryo UI" w:eastAsia="Meiryo UI" w:hAnsi="Meiryo UI" w:cs="Yu Mincho Regular"/>
          <w:szCs w:val="21"/>
        </w:rPr>
        <w:t xml:space="preserve"> ・代理人による請求の場合は、委任状や法定代理権を確認できる書類も必要です。</w:t>
      </w:r>
    </w:p>
    <w:p w14:paraId="7B98AD40" w14:textId="2CDA6184" w:rsidR="4103290C" w:rsidRPr="00D145D8" w:rsidRDefault="4103290C" w:rsidP="00694938">
      <w:pPr>
        <w:rPr>
          <w:rFonts w:ascii="Meiryo UI" w:eastAsia="Meiryo UI" w:hAnsi="Meiryo UI"/>
        </w:rPr>
      </w:pPr>
      <w:r w:rsidRPr="00D145D8">
        <w:rPr>
          <w:rFonts w:ascii="Meiryo UI" w:eastAsia="Meiryo UI" w:hAnsi="Meiryo UI" w:cs="Yu Mincho Regular"/>
          <w:szCs w:val="21"/>
        </w:rPr>
        <w:t>4．手数料</w:t>
      </w:r>
      <w:r w:rsidRPr="00D145D8">
        <w:rPr>
          <w:rFonts w:ascii="Meiryo UI" w:eastAsia="Meiryo UI" w:hAnsi="Meiryo UI"/>
        </w:rPr>
        <w:br/>
      </w:r>
      <w:r w:rsidRPr="00D145D8">
        <w:rPr>
          <w:rFonts w:ascii="Meiryo UI" w:eastAsia="Meiryo UI" w:hAnsi="Meiryo UI" w:cs="Yu Mincho Regular"/>
          <w:szCs w:val="21"/>
        </w:rPr>
        <w:t xml:space="preserve"> ・利用目的の通知または開示請求には、1件あたり1,000円の手数料を頂戴いたします。</w:t>
      </w:r>
    </w:p>
    <w:p w14:paraId="18F9B329" w14:textId="65485635" w:rsidR="485CFE20" w:rsidRPr="00D145D8" w:rsidRDefault="4103290C" w:rsidP="00694938">
      <w:pPr>
        <w:rPr>
          <w:rFonts w:ascii="Meiryo UI" w:eastAsia="Meiryo UI" w:hAnsi="Meiryo UI"/>
        </w:rPr>
      </w:pPr>
      <w:r w:rsidRPr="00D145D8">
        <w:rPr>
          <w:rFonts w:ascii="Meiryo UI" w:eastAsia="Meiryo UI" w:hAnsi="Meiryo UI" w:cs="Yu Mincho Regular"/>
          <w:szCs w:val="21"/>
        </w:rPr>
        <w:t>5．請求窓口</w:t>
      </w:r>
      <w:r w:rsidRPr="00D145D8">
        <w:rPr>
          <w:rFonts w:ascii="Meiryo UI" w:eastAsia="Meiryo UI" w:hAnsi="Meiryo UI"/>
        </w:rPr>
        <w:br/>
      </w:r>
      <w:r w:rsidRPr="00D145D8">
        <w:rPr>
          <w:rFonts w:ascii="Meiryo UI" w:eastAsia="Meiryo UI" w:hAnsi="Meiryo UI" w:cs="Yu Mincho Regular"/>
          <w:szCs w:val="21"/>
        </w:rPr>
        <w:t xml:space="preserve"> ・具体的な請求方法や送付先については、第13条のお問い合わせ窓口にご連絡ください。</w:t>
      </w:r>
    </w:p>
    <w:p w14:paraId="58AB9E8E" w14:textId="263A27B4" w:rsidR="485CFE20" w:rsidRPr="00D145D8" w:rsidRDefault="485CFE20" w:rsidP="00694938">
      <w:pPr>
        <w:rPr>
          <w:rFonts w:ascii="Meiryo UI" w:eastAsia="Meiryo UI" w:hAnsi="Meiryo UI"/>
        </w:rPr>
      </w:pPr>
    </w:p>
    <w:p w14:paraId="05028F2A" w14:textId="63CA570C" w:rsidR="00D91F54" w:rsidRPr="00D145D8" w:rsidRDefault="00D91F54" w:rsidP="00694938">
      <w:pPr>
        <w:rPr>
          <w:rFonts w:ascii="Meiryo UI" w:eastAsia="Meiryo UI" w:hAnsi="Meiryo UI"/>
        </w:rPr>
      </w:pPr>
      <w:r w:rsidRPr="00D145D8">
        <w:rPr>
          <w:rFonts w:ascii="Meiryo UI" w:eastAsia="Meiryo UI" w:hAnsi="Meiryo UI"/>
        </w:rPr>
        <w:t>第9条　匿名加工情報・仮名加工情報</w:t>
      </w:r>
    </w:p>
    <w:p w14:paraId="6EABDBF9" w14:textId="50DBC564" w:rsidR="485CFE20" w:rsidRDefault="1924261C" w:rsidP="00694938">
      <w:pPr>
        <w:rPr>
          <w:rFonts w:ascii="Meiryo UI" w:eastAsia="Meiryo UI" w:hAnsi="Meiryo UI"/>
        </w:rPr>
      </w:pPr>
      <w:r w:rsidRPr="00D145D8">
        <w:rPr>
          <w:rFonts w:ascii="Meiryo UI" w:eastAsia="Meiryo UI" w:hAnsi="Meiryo UI" w:cs="Yu Mincho Regular"/>
          <w:szCs w:val="21"/>
        </w:rPr>
        <w:t>当社は、取得した個人情報をもとに、個人を特定できない形に加工した匿名加工情報または仮名加工情報を作成し、サービス改善、新機能の開発、マーケティング資料作成などの目的で利用します。これらの情報は、個人情報保護法その他関連法令に準拠し、</w:t>
      </w:r>
      <w:del w:id="197" w:author="TO" w:date="2025-12-05T19:57:00Z" w16du:dateUtc="2025-12-05T10:57:00Z">
        <w:r w:rsidRPr="00D145D8" w:rsidDel="00DE27A1">
          <w:rPr>
            <w:rFonts w:ascii="Meiryo UI" w:eastAsia="Meiryo UI" w:hAnsi="Meiryo UI" w:cs="Yu Mincho Regular"/>
            <w:szCs w:val="21"/>
          </w:rPr>
          <w:delText>再特定ができないよう</w:delText>
        </w:r>
      </w:del>
      <w:r w:rsidRPr="00D145D8">
        <w:rPr>
          <w:rFonts w:ascii="Meiryo UI" w:eastAsia="Meiryo UI" w:hAnsi="Meiryo UI" w:cs="Yu Mincho Regular"/>
          <w:szCs w:val="21"/>
        </w:rPr>
        <w:t>適切に管理します。</w:t>
      </w:r>
    </w:p>
    <w:p w14:paraId="1D4C7AC5" w14:textId="77777777" w:rsidR="000E1174" w:rsidRPr="00D145D8" w:rsidRDefault="000E1174" w:rsidP="00694938">
      <w:pPr>
        <w:rPr>
          <w:rFonts w:ascii="Meiryo UI" w:eastAsia="Meiryo UI" w:hAnsi="Meiryo UI"/>
        </w:rPr>
      </w:pPr>
    </w:p>
    <w:p w14:paraId="7D4B68D3" w14:textId="0FCECE47" w:rsidR="00D91F54" w:rsidRPr="00D145D8" w:rsidRDefault="00D91F54" w:rsidP="00694938">
      <w:pPr>
        <w:rPr>
          <w:rFonts w:ascii="Meiryo UI" w:eastAsia="Meiryo UI" w:hAnsi="Meiryo UI"/>
        </w:rPr>
      </w:pPr>
      <w:r w:rsidRPr="00D145D8">
        <w:rPr>
          <w:rFonts w:ascii="Meiryo UI" w:eastAsia="Meiryo UI" w:hAnsi="Meiryo UI"/>
        </w:rPr>
        <w:t>第10条　ユーザー情報の国際移転</w:t>
      </w:r>
    </w:p>
    <w:p w14:paraId="3DEE3D87" w14:textId="4EE3FBE9" w:rsidR="0D57DED1" w:rsidRPr="00DE27A1" w:rsidDel="00DE27A1" w:rsidRDefault="0D57DED1" w:rsidP="00DE27A1">
      <w:pPr>
        <w:rPr>
          <w:del w:id="198" w:author="TO" w:date="2025-12-05T19:59:00Z" w16du:dateUtc="2025-12-05T10:59:00Z"/>
          <w:rFonts w:ascii="Meiryo UI" w:eastAsia="Meiryo UI" w:hAnsi="Meiryo UI"/>
          <w:rPrChange w:id="199" w:author="TO" w:date="2025-12-05T20:00:00Z" w16du:dateUtc="2025-12-05T11:00:00Z">
            <w:rPr>
              <w:del w:id="200" w:author="TO" w:date="2025-12-05T19:59:00Z" w16du:dateUtc="2025-12-05T10:59:00Z"/>
              <w:rFonts w:ascii="Meiryo UI" w:eastAsia="Meiryo UI" w:hAnsi="Meiryo UI"/>
              <w:highlight w:val="yellow"/>
            </w:rPr>
          </w:rPrChange>
        </w:rPr>
      </w:pPr>
      <w:r w:rsidRPr="00D145D8">
        <w:rPr>
          <w:rFonts w:ascii="Meiryo UI" w:eastAsia="Meiryo UI" w:hAnsi="Meiryo UI" w:cs="Yu Mincho Regular"/>
          <w:szCs w:val="21"/>
        </w:rPr>
        <w:t>当社</w:t>
      </w:r>
      <w:ins w:id="201" w:author="TO" w:date="2025-12-05T19:58:00Z" w16du:dateUtc="2025-12-05T10:58:00Z">
        <w:r w:rsidR="00DE27A1">
          <w:rPr>
            <w:rFonts w:ascii="Meiryo UI" w:eastAsia="Meiryo UI" w:hAnsi="Meiryo UI" w:cs="Yu Mincho Regular" w:hint="eastAsia"/>
            <w:szCs w:val="21"/>
          </w:rPr>
          <w:t>が</w:t>
        </w:r>
      </w:ins>
      <w:del w:id="202" w:author="TO" w:date="2025-12-05T19:58:00Z" w16du:dateUtc="2025-12-05T10:58:00Z">
        <w:r w:rsidRPr="00D145D8" w:rsidDel="00DE27A1">
          <w:rPr>
            <w:rFonts w:ascii="Meiryo UI" w:eastAsia="Meiryo UI" w:hAnsi="Meiryo UI" w:cs="Yu Mincho Regular"/>
            <w:szCs w:val="21"/>
          </w:rPr>
          <w:delText>は</w:delText>
        </w:r>
      </w:del>
      <w:r w:rsidRPr="00D145D8">
        <w:rPr>
          <w:rFonts w:ascii="Meiryo UI" w:eastAsia="Meiryo UI" w:hAnsi="Meiryo UI" w:cs="Yu Mincho Regular"/>
          <w:szCs w:val="21"/>
        </w:rPr>
        <w:t>、サービス提供や運営上の必要に応じて、外国に所在する第三者に対して個人情報を提供する場合</w:t>
      </w:r>
      <w:ins w:id="203" w:author="TO" w:date="2025-12-05T19:58:00Z" w16du:dateUtc="2025-12-05T10:58:00Z">
        <w:r w:rsidR="00DE27A1">
          <w:rPr>
            <w:rFonts w:ascii="Meiryo UI" w:eastAsia="Meiryo UI" w:hAnsi="Meiryo UI" w:cs="Yu Mincho Regular" w:hint="eastAsia"/>
            <w:szCs w:val="21"/>
          </w:rPr>
          <w:t>には、個人情報保護法等に従って、法令上要求される必要かつ適切な措置</w:t>
        </w:r>
      </w:ins>
      <w:ins w:id="204" w:author="TO" w:date="2025-12-05T19:59:00Z" w16du:dateUtc="2025-12-05T10:59:00Z">
        <w:r w:rsidR="00DE27A1">
          <w:rPr>
            <w:rFonts w:ascii="Meiryo UI" w:eastAsia="Meiryo UI" w:hAnsi="Meiryo UI" w:cs="Yu Mincho Regular" w:hint="eastAsia"/>
            <w:szCs w:val="21"/>
          </w:rPr>
          <w:t>を講じた上で提供するものとします。</w:t>
        </w:r>
        <w:r w:rsidR="00DE27A1" w:rsidRPr="00DE27A1">
          <w:rPr>
            <w:rFonts w:ascii="Meiryo UI" w:eastAsia="Meiryo UI" w:hAnsi="Meiryo UI" w:cs="Yu Mincho Regular" w:hint="eastAsia"/>
            <w:szCs w:val="21"/>
            <w:highlight w:val="yellow"/>
          </w:rPr>
          <w:t>【AST：今はこの程度にとどめておいて、実際にやることに</w:t>
        </w:r>
      </w:ins>
      <w:ins w:id="205" w:author="TO" w:date="2025-12-05T20:00:00Z" w16du:dateUtc="2025-12-05T11:00:00Z">
        <w:r w:rsidR="00DE27A1" w:rsidRPr="00DE27A1">
          <w:rPr>
            <w:rFonts w:ascii="Meiryo UI" w:eastAsia="Meiryo UI" w:hAnsi="Meiryo UI" w:cs="Yu Mincho Regular" w:hint="eastAsia"/>
            <w:szCs w:val="21"/>
            <w:highlight w:val="yellow"/>
          </w:rPr>
          <w:t>なった場合に、具体的に記載することでどうでしょうか。</w:t>
        </w:r>
      </w:ins>
      <w:ins w:id="206" w:author="TO" w:date="2025-12-05T19:59:00Z" w16du:dateUtc="2025-12-05T10:59:00Z">
        <w:r w:rsidR="00DE27A1" w:rsidRPr="00DE27A1">
          <w:rPr>
            <w:rFonts w:ascii="Meiryo UI" w:eastAsia="Meiryo UI" w:hAnsi="Meiryo UI" w:cs="Yu Mincho Regular" w:hint="eastAsia"/>
            <w:szCs w:val="21"/>
            <w:highlight w:val="yellow"/>
          </w:rPr>
          <w:t>】</w:t>
        </w:r>
      </w:ins>
      <w:del w:id="207" w:author="TO" w:date="2025-12-05T19:59:00Z" w16du:dateUtc="2025-12-05T10:59:00Z">
        <w:r w:rsidRPr="00DE27A1" w:rsidDel="00DE27A1">
          <w:rPr>
            <w:rFonts w:ascii="Meiryo UI" w:eastAsia="Meiryo UI" w:hAnsi="Meiryo UI" w:cs="Yu Mincho Regular"/>
            <w:szCs w:val="21"/>
            <w:rPrChange w:id="208" w:author="TO" w:date="2025-12-05T20:00:00Z" w16du:dateUtc="2025-12-05T11:00:00Z">
              <w:rPr>
                <w:rFonts w:ascii="Meiryo UI" w:eastAsia="Meiryo UI" w:hAnsi="Meiryo UI" w:cs="Yu Mincho Regular"/>
                <w:szCs w:val="21"/>
                <w:highlight w:val="yellow"/>
              </w:rPr>
            </w:rPrChange>
          </w:rPr>
          <w:delText>があります。これには、個人情報保護委員会規則で定められた日本と同等の保護水準を有する国や地域（EEA、英国等）に限らず、米国・中国・香港・韓国・インド・シンガポール・スイス・オーストラリア・ニュージーランドなどの国や地域が含まれます。</w:delText>
        </w:r>
      </w:del>
    </w:p>
    <w:p w14:paraId="026A6AB5" w14:textId="30FCB9DE" w:rsidR="485CFE20" w:rsidRPr="00D145D8" w:rsidRDefault="0D57DED1" w:rsidP="00DE27A1">
      <w:pPr>
        <w:rPr>
          <w:rFonts w:ascii="Meiryo UI" w:eastAsia="Meiryo UI" w:hAnsi="Meiryo UI"/>
        </w:rPr>
      </w:pPr>
      <w:del w:id="209" w:author="TO" w:date="2025-12-05T19:59:00Z" w16du:dateUtc="2025-12-05T10:59:00Z">
        <w:r w:rsidRPr="00DE27A1" w:rsidDel="00DE27A1">
          <w:rPr>
            <w:rFonts w:ascii="Meiryo UI" w:eastAsia="Meiryo UI" w:hAnsi="Meiryo UI" w:cs="Yu Mincho Regular"/>
            <w:szCs w:val="21"/>
            <w:rPrChange w:id="210" w:author="TO" w:date="2025-12-05T20:00:00Z" w16du:dateUtc="2025-12-05T11:00:00Z">
              <w:rPr>
                <w:rFonts w:ascii="Meiryo UI" w:eastAsia="Meiryo UI" w:hAnsi="Meiryo UI" w:cs="Yu Mincho Regular"/>
                <w:szCs w:val="21"/>
                <w:highlight w:val="yellow"/>
              </w:rPr>
            </w:rPrChange>
          </w:rPr>
          <w:delText>当社は、これらの国や地域における個人情報の保護制度を踏まえ、契約上の取り決めなど適切な措置を講じた上で個人情報を移転します。各国の制度詳細は、個人情報保護委員会のウェブ</w:delText>
        </w:r>
        <w:r w:rsidR="0A419FCB" w:rsidRPr="00DE27A1" w:rsidDel="00DE27A1">
          <w:rPr>
            <w:rFonts w:ascii="Meiryo UI" w:eastAsia="Meiryo UI" w:hAnsi="Meiryo UI" w:cs="Yu Mincho Regular"/>
            <w:szCs w:val="21"/>
            <w:rPrChange w:id="211" w:author="TO" w:date="2025-12-05T20:00:00Z" w16du:dateUtc="2025-12-05T11:00:00Z">
              <w:rPr>
                <w:rFonts w:ascii="Meiryo UI" w:eastAsia="Meiryo UI" w:hAnsi="Meiryo UI" w:cs="Yu Mincho Regular"/>
                <w:szCs w:val="21"/>
                <w:highlight w:val="yellow"/>
              </w:rPr>
            </w:rPrChange>
          </w:rPr>
          <w:delText>サイトを</w:delText>
        </w:r>
        <w:r w:rsidRPr="00DE27A1" w:rsidDel="00DE27A1">
          <w:rPr>
            <w:rFonts w:ascii="Meiryo UI" w:eastAsia="Meiryo UI" w:hAnsi="Meiryo UI" w:cs="Yu Mincho Regular"/>
            <w:szCs w:val="21"/>
            <w:rPrChange w:id="212" w:author="TO" w:date="2025-12-05T20:00:00Z" w16du:dateUtc="2025-12-05T11:00:00Z">
              <w:rPr>
                <w:rFonts w:ascii="Meiryo UI" w:eastAsia="Meiryo UI" w:hAnsi="Meiryo UI" w:cs="Yu Mincho Regular"/>
                <w:szCs w:val="21"/>
                <w:highlight w:val="yellow"/>
              </w:rPr>
            </w:rPrChange>
          </w:rPr>
          <w:delText>ご参照ください。</w:delText>
        </w:r>
        <w:r w:rsidRPr="00DE27A1" w:rsidDel="00DE27A1">
          <w:rPr>
            <w:rFonts w:ascii="Meiryo UI" w:eastAsia="Meiryo UI" w:hAnsi="Meiryo UI"/>
            <w:rPrChange w:id="213" w:author="TO" w:date="2025-12-05T20:00:00Z" w16du:dateUtc="2025-12-05T11:00:00Z">
              <w:rPr>
                <w:rFonts w:ascii="Meiryo UI" w:eastAsia="Meiryo UI" w:hAnsi="Meiryo UI"/>
                <w:highlight w:val="yellow"/>
              </w:rPr>
            </w:rPrChange>
          </w:rPr>
          <w:br/>
        </w:r>
        <w:r w:rsidRPr="00DE27A1" w:rsidDel="00DE27A1">
          <w:rPr>
            <w:rFonts w:ascii="Meiryo UI" w:eastAsia="Meiryo UI" w:hAnsi="Meiryo UI" w:cs="Yu Mincho Regular"/>
            <w:szCs w:val="21"/>
            <w:rPrChange w:id="214" w:author="TO" w:date="2025-12-05T20:00:00Z" w16du:dateUtc="2025-12-05T11:00:00Z">
              <w:rPr>
                <w:rFonts w:ascii="Meiryo UI" w:eastAsia="Meiryo UI" w:hAnsi="Meiryo UI" w:cs="Yu Mincho Regular"/>
                <w:szCs w:val="21"/>
                <w:highlight w:val="yellow"/>
              </w:rPr>
            </w:rPrChange>
          </w:rPr>
          <w:delText xml:space="preserve"> </w:delText>
        </w:r>
        <w:r w:rsidRPr="00DE27A1" w:rsidDel="00DE27A1">
          <w:fldChar w:fldCharType="begin"/>
        </w:r>
        <w:r w:rsidRPr="00DE27A1" w:rsidDel="00DE27A1">
          <w:rPr>
            <w:rPrChange w:id="215" w:author="TO" w:date="2025-12-05T20:00:00Z" w16du:dateUtc="2025-12-05T11:00:00Z">
              <w:rPr>
                <w:highlight w:val="yellow"/>
              </w:rPr>
            </w:rPrChange>
          </w:rPr>
          <w:delInstrText>HYPERLINK "https://www.ppc.go.jp/personalinfo/legal/kaiseihogohou/" \l "gaikoku" \h</w:delInstrText>
        </w:r>
        <w:r w:rsidRPr="00DE27A1" w:rsidDel="00DE27A1">
          <w:rPr>
            <w:rFonts w:hint="eastAsia"/>
          </w:rPr>
          <w:fldChar w:fldCharType="separate"/>
        </w:r>
        <w:r w:rsidRPr="00DE27A1" w:rsidDel="00DE27A1">
          <w:rPr>
            <w:rStyle w:val="ac"/>
            <w:rFonts w:ascii="Meiryo UI" w:eastAsia="Meiryo UI" w:hAnsi="Meiryo UI" w:cs="Yu Mincho Regular"/>
            <w:szCs w:val="21"/>
            <w:rPrChange w:id="216" w:author="TO" w:date="2025-12-05T20:00:00Z" w16du:dateUtc="2025-12-05T11:00:00Z">
              <w:rPr>
                <w:rStyle w:val="ac"/>
                <w:rFonts w:ascii="Meiryo UI" w:eastAsia="Meiryo UI" w:hAnsi="Meiryo UI" w:cs="Yu Mincho Regular"/>
                <w:szCs w:val="21"/>
                <w:highlight w:val="yellow"/>
              </w:rPr>
            </w:rPrChange>
          </w:rPr>
          <w:delText>https://www.ppc.go.jp/personalinfo/legal/kaiseihogohou/#gaikoku</w:delText>
        </w:r>
        <w:r w:rsidRPr="00DE27A1" w:rsidDel="00DE27A1">
          <w:fldChar w:fldCharType="end"/>
        </w:r>
      </w:del>
    </w:p>
    <w:p w14:paraId="4718157F" w14:textId="36EB6F7F" w:rsidR="485CFE20" w:rsidRPr="00D145D8" w:rsidRDefault="485CFE20" w:rsidP="00694938">
      <w:pPr>
        <w:rPr>
          <w:rFonts w:ascii="Meiryo UI" w:eastAsia="Meiryo UI" w:hAnsi="Meiryo UI"/>
        </w:rPr>
      </w:pPr>
    </w:p>
    <w:p w14:paraId="5ADCB9C2" w14:textId="793DFEAC" w:rsidR="00D91F54" w:rsidRPr="00D145D8" w:rsidRDefault="00D91F54" w:rsidP="00694938">
      <w:pPr>
        <w:rPr>
          <w:rFonts w:ascii="Meiryo UI" w:eastAsia="Meiryo UI" w:hAnsi="Meiryo UI"/>
        </w:rPr>
      </w:pPr>
      <w:r w:rsidRPr="00D145D8">
        <w:rPr>
          <w:rFonts w:ascii="Meiryo UI" w:eastAsia="Meiryo UI" w:hAnsi="Meiryo UI"/>
        </w:rPr>
        <w:t>第11条　関係法令等の遵守</w:t>
      </w:r>
    </w:p>
    <w:p w14:paraId="2DE95AE1" w14:textId="4A24097C" w:rsidR="5AF8959C" w:rsidRPr="00D145D8" w:rsidRDefault="5AF8959C" w:rsidP="00694938">
      <w:pPr>
        <w:rPr>
          <w:rFonts w:ascii="Meiryo UI" w:eastAsia="Meiryo UI" w:hAnsi="Meiryo UI"/>
        </w:rPr>
      </w:pPr>
      <w:r w:rsidRPr="00D145D8">
        <w:rPr>
          <w:rFonts w:ascii="Meiryo UI" w:eastAsia="Meiryo UI" w:hAnsi="Meiryo UI" w:cs="Yu Mincho Regular"/>
          <w:szCs w:val="21"/>
        </w:rPr>
        <w:t>当社は、個人情報保護法その他の関係法令、個人情報保護委員会が定めるガイドライン、ならびに本プライバシーポリシーを遵守し、個人情報を適法かつ適正に取り扱います。</w:t>
      </w:r>
    </w:p>
    <w:p w14:paraId="21D952AE" w14:textId="14F1A646" w:rsidR="485CFE20" w:rsidRPr="00D145D8" w:rsidRDefault="485CFE20" w:rsidP="00694938">
      <w:pPr>
        <w:rPr>
          <w:rFonts w:ascii="Meiryo UI" w:eastAsia="Meiryo UI" w:hAnsi="Meiryo UI"/>
        </w:rPr>
      </w:pPr>
    </w:p>
    <w:p w14:paraId="048FB521" w14:textId="01EB543E" w:rsidR="12012E16" w:rsidRPr="00D145D8" w:rsidRDefault="12012E16" w:rsidP="00694938">
      <w:pPr>
        <w:rPr>
          <w:rFonts w:ascii="Meiryo UI" w:eastAsia="Meiryo UI" w:hAnsi="Meiryo UI"/>
        </w:rPr>
      </w:pPr>
      <w:r w:rsidRPr="00D145D8">
        <w:rPr>
          <w:rFonts w:ascii="Meiryo UI" w:eastAsia="Meiryo UI" w:hAnsi="Meiryo UI"/>
        </w:rPr>
        <w:t>第</w:t>
      </w:r>
      <w:r w:rsidR="11B6E5BD" w:rsidRPr="00D145D8">
        <w:rPr>
          <w:rFonts w:ascii="Meiryo UI" w:eastAsia="Meiryo UI" w:hAnsi="Meiryo UI"/>
        </w:rPr>
        <w:t>12</w:t>
      </w:r>
      <w:r w:rsidRPr="00D145D8">
        <w:rPr>
          <w:rFonts w:ascii="Meiryo UI" w:eastAsia="Meiryo UI" w:hAnsi="Meiryo UI"/>
        </w:rPr>
        <w:t xml:space="preserve">条　</w:t>
      </w:r>
      <w:r w:rsidR="446D4B4D" w:rsidRPr="00D145D8">
        <w:rPr>
          <w:rFonts w:ascii="Meiryo UI" w:eastAsia="Meiryo UI" w:hAnsi="Meiryo UI"/>
        </w:rPr>
        <w:t>プライバシー</w:t>
      </w:r>
      <w:r w:rsidRPr="00D145D8">
        <w:rPr>
          <w:rFonts w:ascii="Meiryo UI" w:eastAsia="Meiryo UI" w:hAnsi="Meiryo UI"/>
        </w:rPr>
        <w:t>ポリシー</w:t>
      </w:r>
      <w:r w:rsidR="48EE0DAA" w:rsidRPr="00D145D8">
        <w:rPr>
          <w:rFonts w:ascii="Meiryo UI" w:eastAsia="Meiryo UI" w:hAnsi="Meiryo UI"/>
        </w:rPr>
        <w:t>の</w:t>
      </w:r>
      <w:r w:rsidRPr="00D145D8">
        <w:rPr>
          <w:rFonts w:ascii="Meiryo UI" w:eastAsia="Meiryo UI" w:hAnsi="Meiryo UI"/>
        </w:rPr>
        <w:t>変更</w:t>
      </w:r>
    </w:p>
    <w:p w14:paraId="56D79A86" w14:textId="3A56096B" w:rsidR="1C7ADA8F" w:rsidRPr="00D145D8" w:rsidRDefault="1C7ADA8F" w:rsidP="00694938">
      <w:pPr>
        <w:rPr>
          <w:rFonts w:ascii="Meiryo UI" w:eastAsia="Meiryo UI" w:hAnsi="Meiryo UI"/>
        </w:rPr>
      </w:pPr>
      <w:r w:rsidRPr="00D145D8">
        <w:rPr>
          <w:rFonts w:ascii="Meiryo UI" w:eastAsia="Meiryo UI" w:hAnsi="Meiryo UI" w:cs="Yu Mincho Regular"/>
          <w:szCs w:val="21"/>
        </w:rPr>
        <w:t>当社は、必要に応じて本プライバシーポリシーを変更することがあります。ただし、法令上ユーザーの同意が必要となる内容の変更を行う場合は、当社が定める方法により事前に同意を取得します。</w:t>
      </w:r>
    </w:p>
    <w:p w14:paraId="51F165B2" w14:textId="092109BC" w:rsidR="1C7ADA8F" w:rsidRPr="00D145D8" w:rsidRDefault="1C7ADA8F" w:rsidP="00694938">
      <w:pPr>
        <w:rPr>
          <w:rFonts w:ascii="Meiryo UI" w:eastAsia="Meiryo UI" w:hAnsi="Meiryo UI"/>
        </w:rPr>
      </w:pPr>
      <w:r w:rsidRPr="00D145D8">
        <w:rPr>
          <w:rFonts w:ascii="Meiryo UI" w:eastAsia="Meiryo UI" w:hAnsi="Meiryo UI" w:cs="Yu Mincho Regular"/>
          <w:szCs w:val="21"/>
        </w:rPr>
        <w:t>変更後のプライバシーポリシーについては、効力発生日および内容を当社ウェブサイトでの掲示、または電子メール等の方法により通知し、分かりやすく周知します。</w:t>
      </w:r>
    </w:p>
    <w:p w14:paraId="551867B7" w14:textId="5692E9CA" w:rsidR="485CFE20" w:rsidRPr="00D145D8" w:rsidRDefault="485CFE20" w:rsidP="00694938">
      <w:pPr>
        <w:rPr>
          <w:rFonts w:ascii="Meiryo UI" w:eastAsia="Meiryo UI" w:hAnsi="Meiryo UI"/>
        </w:rPr>
      </w:pPr>
    </w:p>
    <w:p w14:paraId="357FB8A8" w14:textId="313EA3D9" w:rsidR="12012E16" w:rsidRPr="00D145D8" w:rsidRDefault="12012E16" w:rsidP="00694938">
      <w:pPr>
        <w:rPr>
          <w:rFonts w:ascii="Meiryo UI" w:eastAsia="Meiryo UI" w:hAnsi="Meiryo UI"/>
        </w:rPr>
      </w:pPr>
      <w:r w:rsidRPr="00D145D8">
        <w:rPr>
          <w:rFonts w:ascii="Meiryo UI" w:eastAsia="Meiryo UI" w:hAnsi="Meiryo UI"/>
        </w:rPr>
        <w:t>第1</w:t>
      </w:r>
      <w:r w:rsidR="4224EA7F" w:rsidRPr="00D145D8">
        <w:rPr>
          <w:rFonts w:ascii="Meiryo UI" w:eastAsia="Meiryo UI" w:hAnsi="Meiryo UI"/>
        </w:rPr>
        <w:t>3</w:t>
      </w:r>
      <w:r w:rsidRPr="00D145D8">
        <w:rPr>
          <w:rFonts w:ascii="Meiryo UI" w:eastAsia="Meiryo UI" w:hAnsi="Meiryo UI"/>
        </w:rPr>
        <w:t>条　問い合わせ先</w:t>
      </w:r>
    </w:p>
    <w:p w14:paraId="07779B4A" w14:textId="0C584CBB" w:rsidR="3A975917" w:rsidRPr="00D145D8" w:rsidRDefault="3A975917" w:rsidP="00694938">
      <w:pPr>
        <w:rPr>
          <w:rFonts w:ascii="Meiryo UI" w:eastAsia="Meiryo UI" w:hAnsi="Meiryo UI"/>
        </w:rPr>
      </w:pPr>
      <w:r w:rsidRPr="00D145D8">
        <w:rPr>
          <w:rFonts w:ascii="Meiryo UI" w:eastAsia="Meiryo UI" w:hAnsi="Meiryo UI" w:cs="Yu Mincho Regular"/>
          <w:szCs w:val="21"/>
        </w:rPr>
        <w:t>本プライバシーポリシーに関するご意見、ご質問、開示請求、苦情、その他のお問い合わせは、以下の窓口までご連絡ください。</w:t>
      </w:r>
    </w:p>
    <w:p w14:paraId="44E28874" w14:textId="297D33CA" w:rsidR="485CFE20" w:rsidRPr="00D145D8" w:rsidRDefault="3A975917" w:rsidP="00694938">
      <w:pPr>
        <w:rPr>
          <w:rFonts w:ascii="Meiryo UI" w:eastAsia="Meiryo UI" w:hAnsi="Meiryo UI"/>
        </w:rPr>
      </w:pPr>
      <w:r w:rsidRPr="00D145D8">
        <w:rPr>
          <w:rFonts w:ascii="Meiryo UI" w:eastAsia="Meiryo UI" w:hAnsi="Meiryo UI" w:cs="Yu Mincho Regular"/>
          <w:szCs w:val="21"/>
        </w:rPr>
        <w:t>株式会社</w:t>
      </w:r>
      <w:proofErr w:type="spellStart"/>
      <w:r w:rsidR="005D7C15">
        <w:rPr>
          <w:rFonts w:ascii="Meiryo UI" w:eastAsia="Meiryo UI" w:hAnsi="Meiryo UI" w:cs="Yu Mincho Regular" w:hint="eastAsia"/>
          <w:szCs w:val="21"/>
        </w:rPr>
        <w:t>Solvere</w:t>
      </w:r>
      <w:proofErr w:type="spellEnd"/>
      <w:r w:rsidRPr="00D145D8">
        <w:rPr>
          <w:rFonts w:ascii="Meiryo UI" w:eastAsia="Meiryo UI" w:hAnsi="Meiryo UI"/>
        </w:rPr>
        <w:br/>
      </w:r>
      <w:r w:rsidRPr="00D145D8">
        <w:rPr>
          <w:rFonts w:ascii="Meiryo UI" w:eastAsia="Meiryo UI" w:hAnsi="Meiryo UI" w:cs="Yu Mincho Regular"/>
          <w:szCs w:val="21"/>
        </w:rPr>
        <w:t xml:space="preserve"> 住所：東京都</w:t>
      </w:r>
      <w:r w:rsidR="00774625">
        <w:rPr>
          <w:rFonts w:ascii="Meiryo UI" w:eastAsia="Meiryo UI" w:hAnsi="Meiryo UI" w:cs="Yu Mincho Regular" w:hint="eastAsia"/>
          <w:szCs w:val="21"/>
        </w:rPr>
        <w:t>品川</w:t>
      </w:r>
      <w:r w:rsidRPr="00D145D8">
        <w:rPr>
          <w:rFonts w:ascii="Meiryo UI" w:eastAsia="Meiryo UI" w:hAnsi="Meiryo UI" w:cs="Yu Mincho Regular"/>
          <w:szCs w:val="21"/>
        </w:rPr>
        <w:t>区</w:t>
      </w:r>
      <w:r w:rsidR="00774625">
        <w:rPr>
          <w:rFonts w:ascii="Meiryo UI" w:eastAsia="Meiryo UI" w:hAnsi="Meiryo UI" w:cs="Yu Mincho Regular" w:hint="eastAsia"/>
          <w:szCs w:val="21"/>
        </w:rPr>
        <w:t>東五反田5-22-33 TK池田山ビル2F</w:t>
      </w:r>
      <w:r w:rsidRPr="00D145D8">
        <w:rPr>
          <w:rFonts w:ascii="Meiryo UI" w:eastAsia="Meiryo UI" w:hAnsi="Meiryo UI"/>
        </w:rPr>
        <w:br/>
      </w:r>
      <w:r w:rsidRPr="00D145D8">
        <w:rPr>
          <w:rFonts w:ascii="Meiryo UI" w:eastAsia="Meiryo UI" w:hAnsi="Meiryo UI" w:cs="Yu Mincho Regular"/>
          <w:szCs w:val="21"/>
        </w:rPr>
        <w:t xml:space="preserve"> E-mail：</w:t>
      </w:r>
      <w:hyperlink r:id="rId7" w:history="1">
        <w:r w:rsidR="00774625" w:rsidRPr="00146FFE">
          <w:rPr>
            <w:rStyle w:val="ac"/>
            <w:rFonts w:ascii="Meiryo UI" w:eastAsia="Meiryo UI" w:hAnsi="Meiryo UI" w:cs="Yu Mincho Regular" w:hint="eastAsia"/>
            <w:szCs w:val="21"/>
          </w:rPr>
          <w:t>information</w:t>
        </w:r>
        <w:r w:rsidR="00774625" w:rsidRPr="00146FFE">
          <w:rPr>
            <w:rStyle w:val="ac"/>
            <w:rFonts w:ascii="Meiryo UI" w:eastAsia="Meiryo UI" w:hAnsi="Meiryo UI" w:cs="Yu Mincho Regular"/>
            <w:szCs w:val="21"/>
          </w:rPr>
          <w:t>@</w:t>
        </w:r>
        <w:r w:rsidR="00774625" w:rsidRPr="00146FFE">
          <w:rPr>
            <w:rStyle w:val="ac"/>
            <w:rFonts w:ascii="Meiryo UI" w:eastAsia="Meiryo UI" w:hAnsi="Meiryo UI" w:cs="Yu Mincho Regular" w:hint="eastAsia"/>
            <w:szCs w:val="21"/>
          </w:rPr>
          <w:t>solvere.</w:t>
        </w:r>
        <w:r w:rsidR="00774625" w:rsidRPr="00146FFE">
          <w:rPr>
            <w:rStyle w:val="ac"/>
            <w:rFonts w:ascii="Meiryo UI" w:eastAsia="Meiryo UI" w:hAnsi="Meiryo UI" w:cs="Yu Mincho Regular"/>
            <w:szCs w:val="21"/>
          </w:rPr>
          <w:t>jp</w:t>
        </w:r>
        <w:r w:rsidR="00774625" w:rsidRPr="00146FFE">
          <w:rPr>
            <w:rStyle w:val="ac"/>
            <w:rFonts w:ascii="Meiryo UI" w:eastAsia="Meiryo UI" w:hAnsi="Meiryo UI"/>
          </w:rPr>
          <w:br/>
        </w:r>
      </w:hyperlink>
      <w:r w:rsidRPr="00D145D8">
        <w:rPr>
          <w:rFonts w:ascii="Meiryo UI" w:eastAsia="Meiryo UI" w:hAnsi="Meiryo UI" w:cs="Yu Mincho Regular"/>
          <w:szCs w:val="21"/>
        </w:rPr>
        <w:t xml:space="preserve"> 個人情報取扱責任者：代表取締役 </w:t>
      </w:r>
      <w:r w:rsidR="00774625">
        <w:rPr>
          <w:rFonts w:ascii="Meiryo UI" w:eastAsia="Meiryo UI" w:hAnsi="Meiryo UI" w:cs="Yu Mincho Regular" w:hint="eastAsia"/>
          <w:szCs w:val="21"/>
        </w:rPr>
        <w:t>岸谷 祥平</w:t>
      </w:r>
    </w:p>
    <w:p w14:paraId="3626D485" w14:textId="6D301FD8" w:rsidR="485CFE20" w:rsidRPr="00D145D8" w:rsidRDefault="485CFE20" w:rsidP="00694938">
      <w:pPr>
        <w:rPr>
          <w:rFonts w:ascii="Meiryo UI" w:eastAsia="Meiryo UI" w:hAnsi="Meiryo UI"/>
        </w:rPr>
      </w:pPr>
    </w:p>
    <w:sectPr w:rsidR="485CFE20" w:rsidRPr="00D145D8">
      <w:footerReference w:type="default" r:id="rId8"/>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63FA" w14:textId="77777777" w:rsidR="007A72DF" w:rsidRDefault="007A72DF">
      <w:pPr>
        <w:rPr>
          <w:rFonts w:hint="eastAsia"/>
        </w:rPr>
      </w:pPr>
      <w:r>
        <w:separator/>
      </w:r>
    </w:p>
  </w:endnote>
  <w:endnote w:type="continuationSeparator" w:id="0">
    <w:p w14:paraId="60AB8420" w14:textId="77777777" w:rsidR="007A72DF" w:rsidRDefault="007A72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Regular">
    <w:altName w:val="游明朝"/>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ajorEastAsia">
    <w:altName w:val="Cambria"/>
    <w:panose1 w:val="00000000000000000000"/>
    <w:charset w:val="00"/>
    <w:family w:val="roman"/>
    <w:notTrueType/>
    <w:pitch w:val="default"/>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85CFE20" w14:paraId="789AB254" w14:textId="77777777" w:rsidTr="485CFE20">
      <w:trPr>
        <w:trHeight w:val="300"/>
      </w:trPr>
      <w:tc>
        <w:tcPr>
          <w:tcW w:w="3005" w:type="dxa"/>
        </w:tcPr>
        <w:p w14:paraId="6FD0280E" w14:textId="1382730A" w:rsidR="485CFE20" w:rsidRDefault="485CFE20" w:rsidP="485CFE20">
          <w:pPr>
            <w:pStyle w:val="aa"/>
            <w:ind w:left="-115"/>
            <w:jc w:val="left"/>
            <w:rPr>
              <w:rFonts w:hint="eastAsia"/>
            </w:rPr>
          </w:pPr>
        </w:p>
      </w:tc>
      <w:tc>
        <w:tcPr>
          <w:tcW w:w="3005" w:type="dxa"/>
        </w:tcPr>
        <w:p w14:paraId="2FC2A27A" w14:textId="50008AFE" w:rsidR="485CFE20" w:rsidRDefault="485CFE20" w:rsidP="485CFE20">
          <w:pPr>
            <w:pStyle w:val="aa"/>
            <w:jc w:val="center"/>
            <w:rPr>
              <w:rFonts w:hint="eastAsia"/>
            </w:rPr>
          </w:pPr>
        </w:p>
      </w:tc>
      <w:tc>
        <w:tcPr>
          <w:tcW w:w="3005" w:type="dxa"/>
        </w:tcPr>
        <w:p w14:paraId="636213EB" w14:textId="30B5612B" w:rsidR="485CFE20" w:rsidRDefault="485CFE20" w:rsidP="485CFE20">
          <w:pPr>
            <w:pStyle w:val="aa"/>
            <w:ind w:right="-115"/>
            <w:jc w:val="right"/>
            <w:rPr>
              <w:rFonts w:hint="eastAsia"/>
            </w:rPr>
          </w:pPr>
        </w:p>
      </w:tc>
    </w:tr>
  </w:tbl>
  <w:p w14:paraId="5DF12AA8" w14:textId="01330BCC" w:rsidR="485CFE20" w:rsidRDefault="485CFE20" w:rsidP="485CFE20">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3EB6E" w14:textId="77777777" w:rsidR="007A72DF" w:rsidRDefault="007A72DF">
      <w:pPr>
        <w:rPr>
          <w:rFonts w:hint="eastAsia"/>
        </w:rPr>
      </w:pPr>
      <w:r>
        <w:separator/>
      </w:r>
    </w:p>
  </w:footnote>
  <w:footnote w:type="continuationSeparator" w:id="0">
    <w:p w14:paraId="2F901BAB" w14:textId="77777777" w:rsidR="007A72DF" w:rsidRDefault="007A72DF">
      <w:pPr>
        <w:rPr>
          <w:rFonts w:hint="eastAsia"/>
        </w:rPr>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mIp3B9YTpPTc6" int2:id="3Ln1H4r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C0F9"/>
    <w:multiLevelType w:val="hybridMultilevel"/>
    <w:tmpl w:val="8CD4074C"/>
    <w:lvl w:ilvl="0" w:tplc="275C7E26">
      <w:start w:val="1"/>
      <w:numFmt w:val="decimal"/>
      <w:lvlText w:val="%1."/>
      <w:lvlJc w:val="left"/>
      <w:pPr>
        <w:ind w:left="420" w:hanging="420"/>
      </w:pPr>
    </w:lvl>
    <w:lvl w:ilvl="1" w:tplc="FA2C0724">
      <w:start w:val="1"/>
      <w:numFmt w:val="lowerLetter"/>
      <w:lvlText w:val="%2."/>
      <w:lvlJc w:val="left"/>
      <w:pPr>
        <w:ind w:left="840" w:hanging="420"/>
      </w:pPr>
    </w:lvl>
    <w:lvl w:ilvl="2" w:tplc="399C8AD0">
      <w:start w:val="1"/>
      <w:numFmt w:val="lowerRoman"/>
      <w:lvlText w:val="%3."/>
      <w:lvlJc w:val="right"/>
      <w:pPr>
        <w:ind w:left="1260" w:hanging="420"/>
      </w:pPr>
    </w:lvl>
    <w:lvl w:ilvl="3" w:tplc="EEA01B40">
      <w:start w:val="1"/>
      <w:numFmt w:val="decimal"/>
      <w:lvlText w:val="%4."/>
      <w:lvlJc w:val="left"/>
      <w:pPr>
        <w:ind w:left="1680" w:hanging="420"/>
      </w:pPr>
    </w:lvl>
    <w:lvl w:ilvl="4" w:tplc="DFBCDB70">
      <w:start w:val="1"/>
      <w:numFmt w:val="lowerLetter"/>
      <w:lvlText w:val="%5."/>
      <w:lvlJc w:val="left"/>
      <w:pPr>
        <w:ind w:left="2100" w:hanging="420"/>
      </w:pPr>
    </w:lvl>
    <w:lvl w:ilvl="5" w:tplc="ED846570">
      <w:start w:val="1"/>
      <w:numFmt w:val="lowerRoman"/>
      <w:lvlText w:val="%6."/>
      <w:lvlJc w:val="right"/>
      <w:pPr>
        <w:ind w:left="2520" w:hanging="420"/>
      </w:pPr>
    </w:lvl>
    <w:lvl w:ilvl="6" w:tplc="E7BA6F6E">
      <w:start w:val="1"/>
      <w:numFmt w:val="decimal"/>
      <w:lvlText w:val="%7."/>
      <w:lvlJc w:val="left"/>
      <w:pPr>
        <w:ind w:left="2940" w:hanging="420"/>
      </w:pPr>
    </w:lvl>
    <w:lvl w:ilvl="7" w:tplc="2B06DDB6">
      <w:start w:val="1"/>
      <w:numFmt w:val="lowerLetter"/>
      <w:lvlText w:val="%8."/>
      <w:lvlJc w:val="left"/>
      <w:pPr>
        <w:ind w:left="3360" w:hanging="420"/>
      </w:pPr>
    </w:lvl>
    <w:lvl w:ilvl="8" w:tplc="235A9C58">
      <w:start w:val="1"/>
      <w:numFmt w:val="lowerRoman"/>
      <w:lvlText w:val="%9."/>
      <w:lvlJc w:val="right"/>
      <w:pPr>
        <w:ind w:left="3780" w:hanging="420"/>
      </w:pPr>
    </w:lvl>
  </w:abstractNum>
  <w:abstractNum w:abstractNumId="1" w15:restartNumberingAfterBreak="0">
    <w:nsid w:val="043FEBA2"/>
    <w:multiLevelType w:val="hybridMultilevel"/>
    <w:tmpl w:val="C8BC6022"/>
    <w:lvl w:ilvl="0" w:tplc="976C746A">
      <w:start w:val="1"/>
      <w:numFmt w:val="decimal"/>
      <w:lvlText w:val="%1."/>
      <w:lvlJc w:val="left"/>
      <w:pPr>
        <w:ind w:left="420" w:hanging="420"/>
      </w:pPr>
    </w:lvl>
    <w:lvl w:ilvl="1" w:tplc="9078F41E">
      <w:start w:val="1"/>
      <w:numFmt w:val="lowerLetter"/>
      <w:lvlText w:val="%2."/>
      <w:lvlJc w:val="left"/>
      <w:pPr>
        <w:ind w:left="840" w:hanging="420"/>
      </w:pPr>
    </w:lvl>
    <w:lvl w:ilvl="2" w:tplc="ABDC8C0A">
      <w:start w:val="1"/>
      <w:numFmt w:val="lowerRoman"/>
      <w:lvlText w:val="%3."/>
      <w:lvlJc w:val="right"/>
      <w:pPr>
        <w:ind w:left="1260" w:hanging="420"/>
      </w:pPr>
    </w:lvl>
    <w:lvl w:ilvl="3" w:tplc="D7E2AE48">
      <w:start w:val="1"/>
      <w:numFmt w:val="decimal"/>
      <w:lvlText w:val="%4."/>
      <w:lvlJc w:val="left"/>
      <w:pPr>
        <w:ind w:left="1680" w:hanging="420"/>
      </w:pPr>
    </w:lvl>
    <w:lvl w:ilvl="4" w:tplc="8FCCF946">
      <w:start w:val="1"/>
      <w:numFmt w:val="lowerLetter"/>
      <w:lvlText w:val="%5."/>
      <w:lvlJc w:val="left"/>
      <w:pPr>
        <w:ind w:left="2100" w:hanging="420"/>
      </w:pPr>
    </w:lvl>
    <w:lvl w:ilvl="5" w:tplc="8EE460AC">
      <w:start w:val="1"/>
      <w:numFmt w:val="lowerRoman"/>
      <w:lvlText w:val="%6."/>
      <w:lvlJc w:val="right"/>
      <w:pPr>
        <w:ind w:left="2520" w:hanging="420"/>
      </w:pPr>
    </w:lvl>
    <w:lvl w:ilvl="6" w:tplc="15A4B610">
      <w:start w:val="1"/>
      <w:numFmt w:val="decimal"/>
      <w:lvlText w:val="%7."/>
      <w:lvlJc w:val="left"/>
      <w:pPr>
        <w:ind w:left="2940" w:hanging="420"/>
      </w:pPr>
    </w:lvl>
    <w:lvl w:ilvl="7" w:tplc="3486534A">
      <w:start w:val="1"/>
      <w:numFmt w:val="lowerLetter"/>
      <w:lvlText w:val="%8."/>
      <w:lvlJc w:val="left"/>
      <w:pPr>
        <w:ind w:left="3360" w:hanging="420"/>
      </w:pPr>
    </w:lvl>
    <w:lvl w:ilvl="8" w:tplc="925E97B4">
      <w:start w:val="1"/>
      <w:numFmt w:val="lowerRoman"/>
      <w:lvlText w:val="%9."/>
      <w:lvlJc w:val="right"/>
      <w:pPr>
        <w:ind w:left="3780" w:hanging="420"/>
      </w:pPr>
    </w:lvl>
  </w:abstractNum>
  <w:abstractNum w:abstractNumId="2" w15:restartNumberingAfterBreak="0">
    <w:nsid w:val="0E29701D"/>
    <w:multiLevelType w:val="hybridMultilevel"/>
    <w:tmpl w:val="64DEF67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1A22F32"/>
    <w:multiLevelType w:val="hybridMultilevel"/>
    <w:tmpl w:val="9F644934"/>
    <w:lvl w:ilvl="0" w:tplc="B1B61F40">
      <w:start w:val="1"/>
      <w:numFmt w:val="decimal"/>
      <w:lvlText w:val="%1."/>
      <w:lvlJc w:val="left"/>
      <w:pPr>
        <w:ind w:left="420" w:hanging="420"/>
      </w:pPr>
    </w:lvl>
    <w:lvl w:ilvl="1" w:tplc="374CF0DC">
      <w:start w:val="1"/>
      <w:numFmt w:val="lowerLetter"/>
      <w:lvlText w:val="%2."/>
      <w:lvlJc w:val="left"/>
      <w:pPr>
        <w:ind w:left="840" w:hanging="420"/>
      </w:pPr>
    </w:lvl>
    <w:lvl w:ilvl="2" w:tplc="E0AE1750">
      <w:start w:val="1"/>
      <w:numFmt w:val="lowerRoman"/>
      <w:lvlText w:val="%3."/>
      <w:lvlJc w:val="right"/>
      <w:pPr>
        <w:ind w:left="1260" w:hanging="420"/>
      </w:pPr>
    </w:lvl>
    <w:lvl w:ilvl="3" w:tplc="BBA657F0">
      <w:start w:val="1"/>
      <w:numFmt w:val="decimal"/>
      <w:lvlText w:val="%4."/>
      <w:lvlJc w:val="left"/>
      <w:pPr>
        <w:ind w:left="1680" w:hanging="420"/>
      </w:pPr>
    </w:lvl>
    <w:lvl w:ilvl="4" w:tplc="15E207E2">
      <w:start w:val="1"/>
      <w:numFmt w:val="lowerLetter"/>
      <w:lvlText w:val="%5."/>
      <w:lvlJc w:val="left"/>
      <w:pPr>
        <w:ind w:left="2100" w:hanging="420"/>
      </w:pPr>
    </w:lvl>
    <w:lvl w:ilvl="5" w:tplc="E594F0A2">
      <w:start w:val="1"/>
      <w:numFmt w:val="lowerRoman"/>
      <w:lvlText w:val="%6."/>
      <w:lvlJc w:val="right"/>
      <w:pPr>
        <w:ind w:left="2520" w:hanging="420"/>
      </w:pPr>
    </w:lvl>
    <w:lvl w:ilvl="6" w:tplc="0F5A7146">
      <w:start w:val="1"/>
      <w:numFmt w:val="decimal"/>
      <w:lvlText w:val="%7."/>
      <w:lvlJc w:val="left"/>
      <w:pPr>
        <w:ind w:left="2940" w:hanging="420"/>
      </w:pPr>
    </w:lvl>
    <w:lvl w:ilvl="7" w:tplc="0D92F97C">
      <w:start w:val="1"/>
      <w:numFmt w:val="lowerLetter"/>
      <w:lvlText w:val="%8."/>
      <w:lvlJc w:val="left"/>
      <w:pPr>
        <w:ind w:left="3360" w:hanging="420"/>
      </w:pPr>
    </w:lvl>
    <w:lvl w:ilvl="8" w:tplc="C7C66DD4">
      <w:start w:val="1"/>
      <w:numFmt w:val="lowerRoman"/>
      <w:lvlText w:val="%9."/>
      <w:lvlJc w:val="right"/>
      <w:pPr>
        <w:ind w:left="3780" w:hanging="420"/>
      </w:pPr>
    </w:lvl>
  </w:abstractNum>
  <w:abstractNum w:abstractNumId="4" w15:restartNumberingAfterBreak="0">
    <w:nsid w:val="41D5409E"/>
    <w:multiLevelType w:val="hybridMultilevel"/>
    <w:tmpl w:val="D826AEBE"/>
    <w:lvl w:ilvl="0" w:tplc="29D413D6">
      <w:start w:val="1"/>
      <w:numFmt w:val="decimal"/>
      <w:lvlText w:val="%1."/>
      <w:lvlJc w:val="left"/>
      <w:pPr>
        <w:ind w:left="420" w:hanging="420"/>
      </w:pPr>
    </w:lvl>
    <w:lvl w:ilvl="1" w:tplc="58C6102A">
      <w:start w:val="1"/>
      <w:numFmt w:val="lowerLetter"/>
      <w:lvlText w:val="%2."/>
      <w:lvlJc w:val="left"/>
      <w:pPr>
        <w:ind w:left="840" w:hanging="420"/>
      </w:pPr>
    </w:lvl>
    <w:lvl w:ilvl="2" w:tplc="62DE4856">
      <w:start w:val="1"/>
      <w:numFmt w:val="lowerRoman"/>
      <w:lvlText w:val="%3."/>
      <w:lvlJc w:val="right"/>
      <w:pPr>
        <w:ind w:left="1260" w:hanging="420"/>
      </w:pPr>
    </w:lvl>
    <w:lvl w:ilvl="3" w:tplc="6776808C">
      <w:start w:val="1"/>
      <w:numFmt w:val="decimal"/>
      <w:lvlText w:val="%4."/>
      <w:lvlJc w:val="left"/>
      <w:pPr>
        <w:ind w:left="1680" w:hanging="420"/>
      </w:pPr>
    </w:lvl>
    <w:lvl w:ilvl="4" w:tplc="0854F0BA">
      <w:start w:val="1"/>
      <w:numFmt w:val="lowerLetter"/>
      <w:lvlText w:val="%5."/>
      <w:lvlJc w:val="left"/>
      <w:pPr>
        <w:ind w:left="2100" w:hanging="420"/>
      </w:pPr>
    </w:lvl>
    <w:lvl w:ilvl="5" w:tplc="8EEED8E6">
      <w:start w:val="1"/>
      <w:numFmt w:val="lowerRoman"/>
      <w:lvlText w:val="%6."/>
      <w:lvlJc w:val="right"/>
      <w:pPr>
        <w:ind w:left="2520" w:hanging="420"/>
      </w:pPr>
    </w:lvl>
    <w:lvl w:ilvl="6" w:tplc="71D43206">
      <w:start w:val="1"/>
      <w:numFmt w:val="decimal"/>
      <w:lvlText w:val="%7."/>
      <w:lvlJc w:val="left"/>
      <w:pPr>
        <w:ind w:left="2940" w:hanging="420"/>
      </w:pPr>
    </w:lvl>
    <w:lvl w:ilvl="7" w:tplc="739A5298">
      <w:start w:val="1"/>
      <w:numFmt w:val="lowerLetter"/>
      <w:lvlText w:val="%8."/>
      <w:lvlJc w:val="left"/>
      <w:pPr>
        <w:ind w:left="3360" w:hanging="420"/>
      </w:pPr>
    </w:lvl>
    <w:lvl w:ilvl="8" w:tplc="01F8DF28">
      <w:start w:val="1"/>
      <w:numFmt w:val="lowerRoman"/>
      <w:lvlText w:val="%9."/>
      <w:lvlJc w:val="right"/>
      <w:pPr>
        <w:ind w:left="3780" w:hanging="420"/>
      </w:pPr>
    </w:lvl>
  </w:abstractNum>
  <w:abstractNum w:abstractNumId="5" w15:restartNumberingAfterBreak="0">
    <w:nsid w:val="4770BEDB"/>
    <w:multiLevelType w:val="hybridMultilevel"/>
    <w:tmpl w:val="BDA8651A"/>
    <w:lvl w:ilvl="0" w:tplc="29B0D1F2">
      <w:start w:val="1"/>
      <w:numFmt w:val="decimal"/>
      <w:lvlText w:val="%1."/>
      <w:lvlJc w:val="left"/>
      <w:pPr>
        <w:ind w:left="420" w:hanging="420"/>
      </w:pPr>
    </w:lvl>
    <w:lvl w:ilvl="1" w:tplc="C4581052">
      <w:start w:val="1"/>
      <w:numFmt w:val="lowerLetter"/>
      <w:lvlText w:val="%2."/>
      <w:lvlJc w:val="left"/>
      <w:pPr>
        <w:ind w:left="840" w:hanging="420"/>
      </w:pPr>
    </w:lvl>
    <w:lvl w:ilvl="2" w:tplc="902697F6">
      <w:start w:val="1"/>
      <w:numFmt w:val="lowerRoman"/>
      <w:lvlText w:val="%3."/>
      <w:lvlJc w:val="right"/>
      <w:pPr>
        <w:ind w:left="1260" w:hanging="420"/>
      </w:pPr>
    </w:lvl>
    <w:lvl w:ilvl="3" w:tplc="62BA19EE">
      <w:start w:val="1"/>
      <w:numFmt w:val="decimal"/>
      <w:lvlText w:val="%4."/>
      <w:lvlJc w:val="left"/>
      <w:pPr>
        <w:ind w:left="1680" w:hanging="420"/>
      </w:pPr>
    </w:lvl>
    <w:lvl w:ilvl="4" w:tplc="33CA5E98">
      <w:start w:val="1"/>
      <w:numFmt w:val="lowerLetter"/>
      <w:lvlText w:val="%5."/>
      <w:lvlJc w:val="left"/>
      <w:pPr>
        <w:ind w:left="2100" w:hanging="420"/>
      </w:pPr>
    </w:lvl>
    <w:lvl w:ilvl="5" w:tplc="6588797E">
      <w:start w:val="1"/>
      <w:numFmt w:val="lowerRoman"/>
      <w:lvlText w:val="%6."/>
      <w:lvlJc w:val="right"/>
      <w:pPr>
        <w:ind w:left="2520" w:hanging="420"/>
      </w:pPr>
    </w:lvl>
    <w:lvl w:ilvl="6" w:tplc="729087A0">
      <w:start w:val="1"/>
      <w:numFmt w:val="decimal"/>
      <w:lvlText w:val="%7."/>
      <w:lvlJc w:val="left"/>
      <w:pPr>
        <w:ind w:left="2940" w:hanging="420"/>
      </w:pPr>
    </w:lvl>
    <w:lvl w:ilvl="7" w:tplc="664253B4">
      <w:start w:val="1"/>
      <w:numFmt w:val="lowerLetter"/>
      <w:lvlText w:val="%8."/>
      <w:lvlJc w:val="left"/>
      <w:pPr>
        <w:ind w:left="3360" w:hanging="420"/>
      </w:pPr>
    </w:lvl>
    <w:lvl w:ilvl="8" w:tplc="A13AC20C">
      <w:start w:val="1"/>
      <w:numFmt w:val="lowerRoman"/>
      <w:lvlText w:val="%9."/>
      <w:lvlJc w:val="right"/>
      <w:pPr>
        <w:ind w:left="3780" w:hanging="420"/>
      </w:pPr>
    </w:lvl>
  </w:abstractNum>
  <w:abstractNum w:abstractNumId="6" w15:restartNumberingAfterBreak="0">
    <w:nsid w:val="5F23A174"/>
    <w:multiLevelType w:val="hybridMultilevel"/>
    <w:tmpl w:val="D7CC6022"/>
    <w:lvl w:ilvl="0" w:tplc="797AC0EC">
      <w:start w:val="1"/>
      <w:numFmt w:val="decimal"/>
      <w:lvlText w:val="%1."/>
      <w:lvlJc w:val="left"/>
      <w:pPr>
        <w:ind w:left="420" w:hanging="420"/>
      </w:pPr>
    </w:lvl>
    <w:lvl w:ilvl="1" w:tplc="BE30CB44">
      <w:start w:val="1"/>
      <w:numFmt w:val="lowerLetter"/>
      <w:lvlText w:val="%2."/>
      <w:lvlJc w:val="left"/>
      <w:pPr>
        <w:ind w:left="840" w:hanging="420"/>
      </w:pPr>
    </w:lvl>
    <w:lvl w:ilvl="2" w:tplc="9B30F650">
      <w:start w:val="1"/>
      <w:numFmt w:val="lowerRoman"/>
      <w:lvlText w:val="%3."/>
      <w:lvlJc w:val="right"/>
      <w:pPr>
        <w:ind w:left="1260" w:hanging="420"/>
      </w:pPr>
    </w:lvl>
    <w:lvl w:ilvl="3" w:tplc="1EFAB91E">
      <w:start w:val="1"/>
      <w:numFmt w:val="decimal"/>
      <w:lvlText w:val="%4."/>
      <w:lvlJc w:val="left"/>
      <w:pPr>
        <w:ind w:left="1680" w:hanging="420"/>
      </w:pPr>
    </w:lvl>
    <w:lvl w:ilvl="4" w:tplc="35B6E4FE">
      <w:start w:val="1"/>
      <w:numFmt w:val="lowerLetter"/>
      <w:lvlText w:val="%5."/>
      <w:lvlJc w:val="left"/>
      <w:pPr>
        <w:ind w:left="2100" w:hanging="420"/>
      </w:pPr>
    </w:lvl>
    <w:lvl w:ilvl="5" w:tplc="9E827EC2">
      <w:start w:val="1"/>
      <w:numFmt w:val="lowerRoman"/>
      <w:lvlText w:val="%6."/>
      <w:lvlJc w:val="right"/>
      <w:pPr>
        <w:ind w:left="2520" w:hanging="420"/>
      </w:pPr>
    </w:lvl>
    <w:lvl w:ilvl="6" w:tplc="53CC43E2">
      <w:start w:val="1"/>
      <w:numFmt w:val="decimal"/>
      <w:lvlText w:val="%7."/>
      <w:lvlJc w:val="left"/>
      <w:pPr>
        <w:ind w:left="2940" w:hanging="420"/>
      </w:pPr>
    </w:lvl>
    <w:lvl w:ilvl="7" w:tplc="92AE8438">
      <w:start w:val="1"/>
      <w:numFmt w:val="lowerLetter"/>
      <w:lvlText w:val="%8."/>
      <w:lvlJc w:val="left"/>
      <w:pPr>
        <w:ind w:left="3360" w:hanging="420"/>
      </w:pPr>
    </w:lvl>
    <w:lvl w:ilvl="8" w:tplc="D60AD548">
      <w:start w:val="1"/>
      <w:numFmt w:val="lowerRoman"/>
      <w:lvlText w:val="%9."/>
      <w:lvlJc w:val="right"/>
      <w:pPr>
        <w:ind w:left="3780" w:hanging="420"/>
      </w:pPr>
    </w:lvl>
  </w:abstractNum>
  <w:abstractNum w:abstractNumId="7" w15:restartNumberingAfterBreak="0">
    <w:nsid w:val="5FC208EE"/>
    <w:multiLevelType w:val="hybridMultilevel"/>
    <w:tmpl w:val="01B26AF8"/>
    <w:lvl w:ilvl="0" w:tplc="43B62C98">
      <w:start w:val="1"/>
      <w:numFmt w:val="decimal"/>
      <w:lvlText w:val="%1."/>
      <w:lvlJc w:val="left"/>
      <w:pPr>
        <w:ind w:left="420" w:hanging="420"/>
      </w:pPr>
    </w:lvl>
    <w:lvl w:ilvl="1" w:tplc="3E4090C8">
      <w:start w:val="1"/>
      <w:numFmt w:val="lowerLetter"/>
      <w:lvlText w:val="%2."/>
      <w:lvlJc w:val="left"/>
      <w:pPr>
        <w:ind w:left="840" w:hanging="420"/>
      </w:pPr>
    </w:lvl>
    <w:lvl w:ilvl="2" w:tplc="CD54A324">
      <w:start w:val="1"/>
      <w:numFmt w:val="lowerRoman"/>
      <w:lvlText w:val="%3."/>
      <w:lvlJc w:val="right"/>
      <w:pPr>
        <w:ind w:left="1260" w:hanging="420"/>
      </w:pPr>
    </w:lvl>
    <w:lvl w:ilvl="3" w:tplc="2C40E206">
      <w:start w:val="1"/>
      <w:numFmt w:val="decimal"/>
      <w:lvlText w:val="%4."/>
      <w:lvlJc w:val="left"/>
      <w:pPr>
        <w:ind w:left="1680" w:hanging="420"/>
      </w:pPr>
    </w:lvl>
    <w:lvl w:ilvl="4" w:tplc="C0F62D9A">
      <w:start w:val="1"/>
      <w:numFmt w:val="lowerLetter"/>
      <w:lvlText w:val="%5."/>
      <w:lvlJc w:val="left"/>
      <w:pPr>
        <w:ind w:left="2100" w:hanging="420"/>
      </w:pPr>
    </w:lvl>
    <w:lvl w:ilvl="5" w:tplc="EB5CB8E6">
      <w:start w:val="1"/>
      <w:numFmt w:val="lowerRoman"/>
      <w:lvlText w:val="%6."/>
      <w:lvlJc w:val="right"/>
      <w:pPr>
        <w:ind w:left="2520" w:hanging="420"/>
      </w:pPr>
    </w:lvl>
    <w:lvl w:ilvl="6" w:tplc="F072F9DC">
      <w:start w:val="1"/>
      <w:numFmt w:val="decimal"/>
      <w:lvlText w:val="%7."/>
      <w:lvlJc w:val="left"/>
      <w:pPr>
        <w:ind w:left="2940" w:hanging="420"/>
      </w:pPr>
    </w:lvl>
    <w:lvl w:ilvl="7" w:tplc="0DB64B96">
      <w:start w:val="1"/>
      <w:numFmt w:val="lowerLetter"/>
      <w:lvlText w:val="%8."/>
      <w:lvlJc w:val="left"/>
      <w:pPr>
        <w:ind w:left="3360" w:hanging="420"/>
      </w:pPr>
    </w:lvl>
    <w:lvl w:ilvl="8" w:tplc="36026DDE">
      <w:start w:val="1"/>
      <w:numFmt w:val="lowerRoman"/>
      <w:lvlText w:val="%9."/>
      <w:lvlJc w:val="right"/>
      <w:pPr>
        <w:ind w:left="3780" w:hanging="420"/>
      </w:pPr>
    </w:lvl>
  </w:abstractNum>
  <w:abstractNum w:abstractNumId="8" w15:restartNumberingAfterBreak="0">
    <w:nsid w:val="6DC0EDE5"/>
    <w:multiLevelType w:val="hybridMultilevel"/>
    <w:tmpl w:val="14C061C6"/>
    <w:lvl w:ilvl="0" w:tplc="6ABAD23A">
      <w:start w:val="1"/>
      <w:numFmt w:val="decimal"/>
      <w:lvlText w:val="%1."/>
      <w:lvlJc w:val="left"/>
      <w:pPr>
        <w:ind w:left="420" w:hanging="420"/>
      </w:pPr>
    </w:lvl>
    <w:lvl w:ilvl="1" w:tplc="9ACE4284">
      <w:start w:val="1"/>
      <w:numFmt w:val="lowerLetter"/>
      <w:lvlText w:val="%2."/>
      <w:lvlJc w:val="left"/>
      <w:pPr>
        <w:ind w:left="840" w:hanging="420"/>
      </w:pPr>
    </w:lvl>
    <w:lvl w:ilvl="2" w:tplc="4BAA352E">
      <w:start w:val="1"/>
      <w:numFmt w:val="lowerRoman"/>
      <w:lvlText w:val="%3."/>
      <w:lvlJc w:val="right"/>
      <w:pPr>
        <w:ind w:left="1260" w:hanging="420"/>
      </w:pPr>
    </w:lvl>
    <w:lvl w:ilvl="3" w:tplc="B6429974">
      <w:start w:val="1"/>
      <w:numFmt w:val="decimal"/>
      <w:lvlText w:val="%4."/>
      <w:lvlJc w:val="left"/>
      <w:pPr>
        <w:ind w:left="1680" w:hanging="420"/>
      </w:pPr>
    </w:lvl>
    <w:lvl w:ilvl="4" w:tplc="7FAC7246">
      <w:start w:val="1"/>
      <w:numFmt w:val="lowerLetter"/>
      <w:lvlText w:val="%5."/>
      <w:lvlJc w:val="left"/>
      <w:pPr>
        <w:ind w:left="2100" w:hanging="420"/>
      </w:pPr>
    </w:lvl>
    <w:lvl w:ilvl="5" w:tplc="6C404562">
      <w:start w:val="1"/>
      <w:numFmt w:val="lowerRoman"/>
      <w:lvlText w:val="%6."/>
      <w:lvlJc w:val="right"/>
      <w:pPr>
        <w:ind w:left="2520" w:hanging="420"/>
      </w:pPr>
    </w:lvl>
    <w:lvl w:ilvl="6" w:tplc="4DAAE122">
      <w:start w:val="1"/>
      <w:numFmt w:val="decimal"/>
      <w:lvlText w:val="%7."/>
      <w:lvlJc w:val="left"/>
      <w:pPr>
        <w:ind w:left="2940" w:hanging="420"/>
      </w:pPr>
    </w:lvl>
    <w:lvl w:ilvl="7" w:tplc="5B788168">
      <w:start w:val="1"/>
      <w:numFmt w:val="lowerLetter"/>
      <w:lvlText w:val="%8."/>
      <w:lvlJc w:val="left"/>
      <w:pPr>
        <w:ind w:left="3360" w:hanging="420"/>
      </w:pPr>
    </w:lvl>
    <w:lvl w:ilvl="8" w:tplc="F69EB058">
      <w:start w:val="1"/>
      <w:numFmt w:val="lowerRoman"/>
      <w:lvlText w:val="%9."/>
      <w:lvlJc w:val="right"/>
      <w:pPr>
        <w:ind w:left="3780" w:hanging="420"/>
      </w:pPr>
    </w:lvl>
  </w:abstractNum>
  <w:abstractNum w:abstractNumId="9" w15:restartNumberingAfterBreak="0">
    <w:nsid w:val="71624C28"/>
    <w:multiLevelType w:val="hybridMultilevel"/>
    <w:tmpl w:val="E90653BE"/>
    <w:lvl w:ilvl="0" w:tplc="FF364D22">
      <w:start w:val="1"/>
      <w:numFmt w:val="decimal"/>
      <w:lvlText w:val="%1."/>
      <w:lvlJc w:val="left"/>
      <w:pPr>
        <w:ind w:left="420" w:hanging="420"/>
      </w:pPr>
    </w:lvl>
    <w:lvl w:ilvl="1" w:tplc="82DE1C84">
      <w:start w:val="1"/>
      <w:numFmt w:val="lowerLetter"/>
      <w:lvlText w:val="%2."/>
      <w:lvlJc w:val="left"/>
      <w:pPr>
        <w:ind w:left="840" w:hanging="420"/>
      </w:pPr>
    </w:lvl>
    <w:lvl w:ilvl="2" w:tplc="7D3A85A4">
      <w:start w:val="1"/>
      <w:numFmt w:val="lowerRoman"/>
      <w:lvlText w:val="%3."/>
      <w:lvlJc w:val="right"/>
      <w:pPr>
        <w:ind w:left="1260" w:hanging="420"/>
      </w:pPr>
    </w:lvl>
    <w:lvl w:ilvl="3" w:tplc="77CC5DD2">
      <w:start w:val="1"/>
      <w:numFmt w:val="decimal"/>
      <w:lvlText w:val="%4."/>
      <w:lvlJc w:val="left"/>
      <w:pPr>
        <w:ind w:left="1680" w:hanging="420"/>
      </w:pPr>
    </w:lvl>
    <w:lvl w:ilvl="4" w:tplc="BF384C54">
      <w:start w:val="1"/>
      <w:numFmt w:val="lowerLetter"/>
      <w:lvlText w:val="%5."/>
      <w:lvlJc w:val="left"/>
      <w:pPr>
        <w:ind w:left="2100" w:hanging="420"/>
      </w:pPr>
    </w:lvl>
    <w:lvl w:ilvl="5" w:tplc="CB609C5E">
      <w:start w:val="1"/>
      <w:numFmt w:val="lowerRoman"/>
      <w:lvlText w:val="%6."/>
      <w:lvlJc w:val="right"/>
      <w:pPr>
        <w:ind w:left="2520" w:hanging="420"/>
      </w:pPr>
    </w:lvl>
    <w:lvl w:ilvl="6" w:tplc="3322FFA8">
      <w:start w:val="1"/>
      <w:numFmt w:val="decimal"/>
      <w:lvlText w:val="%7."/>
      <w:lvlJc w:val="left"/>
      <w:pPr>
        <w:ind w:left="2940" w:hanging="420"/>
      </w:pPr>
    </w:lvl>
    <w:lvl w:ilvl="7" w:tplc="7FDA7176">
      <w:start w:val="1"/>
      <w:numFmt w:val="lowerLetter"/>
      <w:lvlText w:val="%8."/>
      <w:lvlJc w:val="left"/>
      <w:pPr>
        <w:ind w:left="3360" w:hanging="420"/>
      </w:pPr>
    </w:lvl>
    <w:lvl w:ilvl="8" w:tplc="23DE3DDA">
      <w:start w:val="1"/>
      <w:numFmt w:val="lowerRoman"/>
      <w:lvlText w:val="%9."/>
      <w:lvlJc w:val="right"/>
      <w:pPr>
        <w:ind w:left="3780" w:hanging="420"/>
      </w:pPr>
    </w:lvl>
  </w:abstractNum>
  <w:num w:numId="1" w16cid:durableId="517236660">
    <w:abstractNumId w:val="8"/>
  </w:num>
  <w:num w:numId="2" w16cid:durableId="78866213">
    <w:abstractNumId w:val="7"/>
  </w:num>
  <w:num w:numId="3" w16cid:durableId="204878096">
    <w:abstractNumId w:val="6"/>
  </w:num>
  <w:num w:numId="4" w16cid:durableId="1878161057">
    <w:abstractNumId w:val="4"/>
  </w:num>
  <w:num w:numId="5" w16cid:durableId="548035030">
    <w:abstractNumId w:val="5"/>
  </w:num>
  <w:num w:numId="6" w16cid:durableId="442924687">
    <w:abstractNumId w:val="9"/>
  </w:num>
  <w:num w:numId="7" w16cid:durableId="1640725098">
    <w:abstractNumId w:val="3"/>
  </w:num>
  <w:num w:numId="8" w16cid:durableId="372846132">
    <w:abstractNumId w:val="1"/>
  </w:num>
  <w:num w:numId="9" w16cid:durableId="823282642">
    <w:abstractNumId w:val="0"/>
  </w:num>
  <w:num w:numId="10" w16cid:durableId="20765140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
    <w15:presenceInfo w15:providerId="None" w15:userId="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3487E0"/>
    <w:rsid w:val="0001419C"/>
    <w:rsid w:val="000B08EF"/>
    <w:rsid w:val="000E1174"/>
    <w:rsid w:val="001223B3"/>
    <w:rsid w:val="001E387F"/>
    <w:rsid w:val="001F4597"/>
    <w:rsid w:val="00334262"/>
    <w:rsid w:val="003363AB"/>
    <w:rsid w:val="003D4B12"/>
    <w:rsid w:val="003F0E58"/>
    <w:rsid w:val="005A65A4"/>
    <w:rsid w:val="005B028D"/>
    <w:rsid w:val="005D7C15"/>
    <w:rsid w:val="006266FA"/>
    <w:rsid w:val="00662266"/>
    <w:rsid w:val="00694938"/>
    <w:rsid w:val="006951C0"/>
    <w:rsid w:val="006C60B6"/>
    <w:rsid w:val="00744298"/>
    <w:rsid w:val="0075544F"/>
    <w:rsid w:val="00774625"/>
    <w:rsid w:val="007A72DF"/>
    <w:rsid w:val="00814461"/>
    <w:rsid w:val="00826096"/>
    <w:rsid w:val="0085474D"/>
    <w:rsid w:val="00894A8D"/>
    <w:rsid w:val="008A5922"/>
    <w:rsid w:val="00955788"/>
    <w:rsid w:val="009A6670"/>
    <w:rsid w:val="009A68EE"/>
    <w:rsid w:val="00A53D62"/>
    <w:rsid w:val="00B00282"/>
    <w:rsid w:val="00B055AD"/>
    <w:rsid w:val="00B875C5"/>
    <w:rsid w:val="00B9711B"/>
    <w:rsid w:val="00C64E05"/>
    <w:rsid w:val="00D145D8"/>
    <w:rsid w:val="00D91F54"/>
    <w:rsid w:val="00DE27A1"/>
    <w:rsid w:val="00DF47D1"/>
    <w:rsid w:val="00E176B9"/>
    <w:rsid w:val="00E347C2"/>
    <w:rsid w:val="00E5015B"/>
    <w:rsid w:val="00E77993"/>
    <w:rsid w:val="00ED6992"/>
    <w:rsid w:val="00EE172E"/>
    <w:rsid w:val="022AAEAC"/>
    <w:rsid w:val="02CB10D7"/>
    <w:rsid w:val="02E0F2CF"/>
    <w:rsid w:val="02F0B83F"/>
    <w:rsid w:val="03BF87DE"/>
    <w:rsid w:val="06531AED"/>
    <w:rsid w:val="06663D10"/>
    <w:rsid w:val="07853FF9"/>
    <w:rsid w:val="07A9F63A"/>
    <w:rsid w:val="081C966F"/>
    <w:rsid w:val="0887C1AB"/>
    <w:rsid w:val="09ECB972"/>
    <w:rsid w:val="0A419FCB"/>
    <w:rsid w:val="0D57DED1"/>
    <w:rsid w:val="0E796788"/>
    <w:rsid w:val="0FE81FF1"/>
    <w:rsid w:val="115D13F5"/>
    <w:rsid w:val="11B6E5BD"/>
    <w:rsid w:val="12012E16"/>
    <w:rsid w:val="13A7785F"/>
    <w:rsid w:val="145A23F7"/>
    <w:rsid w:val="154B0AC6"/>
    <w:rsid w:val="160B3A0B"/>
    <w:rsid w:val="1924261C"/>
    <w:rsid w:val="19B9AAEA"/>
    <w:rsid w:val="1A1DFCFB"/>
    <w:rsid w:val="1AACAFE9"/>
    <w:rsid w:val="1C7ADA8F"/>
    <w:rsid w:val="1EC007CD"/>
    <w:rsid w:val="22603A45"/>
    <w:rsid w:val="22F14C20"/>
    <w:rsid w:val="25B5E36C"/>
    <w:rsid w:val="273D5ECF"/>
    <w:rsid w:val="27A63FF5"/>
    <w:rsid w:val="27F544A0"/>
    <w:rsid w:val="2AB4B39A"/>
    <w:rsid w:val="2CB970C0"/>
    <w:rsid w:val="2FF2638E"/>
    <w:rsid w:val="3451BF23"/>
    <w:rsid w:val="35D75011"/>
    <w:rsid w:val="36234060"/>
    <w:rsid w:val="36C5D67B"/>
    <w:rsid w:val="3767ED2C"/>
    <w:rsid w:val="384614D0"/>
    <w:rsid w:val="388F6805"/>
    <w:rsid w:val="3A975917"/>
    <w:rsid w:val="3BCB7C67"/>
    <w:rsid w:val="3D27D143"/>
    <w:rsid w:val="3D6F3C2F"/>
    <w:rsid w:val="3D8C0F45"/>
    <w:rsid w:val="3E5C5EF8"/>
    <w:rsid w:val="3E91C0AA"/>
    <w:rsid w:val="408BB2AE"/>
    <w:rsid w:val="4103290C"/>
    <w:rsid w:val="41561180"/>
    <w:rsid w:val="4224EA7F"/>
    <w:rsid w:val="4239F29F"/>
    <w:rsid w:val="42FA0A41"/>
    <w:rsid w:val="444A4F9A"/>
    <w:rsid w:val="446D4B4D"/>
    <w:rsid w:val="44843470"/>
    <w:rsid w:val="450BCE01"/>
    <w:rsid w:val="453487E0"/>
    <w:rsid w:val="4657C016"/>
    <w:rsid w:val="47198D3A"/>
    <w:rsid w:val="4756D6B4"/>
    <w:rsid w:val="48319879"/>
    <w:rsid w:val="485A0425"/>
    <w:rsid w:val="485CFE20"/>
    <w:rsid w:val="48EE0DAA"/>
    <w:rsid w:val="491DE4DF"/>
    <w:rsid w:val="4E96631A"/>
    <w:rsid w:val="53C92B0F"/>
    <w:rsid w:val="53DF011B"/>
    <w:rsid w:val="58A04E11"/>
    <w:rsid w:val="58F7CFDF"/>
    <w:rsid w:val="594A0319"/>
    <w:rsid w:val="5AF8959C"/>
    <w:rsid w:val="5B71BB47"/>
    <w:rsid w:val="6019EE71"/>
    <w:rsid w:val="624F0553"/>
    <w:rsid w:val="63DA4A04"/>
    <w:rsid w:val="64A87786"/>
    <w:rsid w:val="653B112D"/>
    <w:rsid w:val="69B74A26"/>
    <w:rsid w:val="6C5E3D25"/>
    <w:rsid w:val="6DF1DE26"/>
    <w:rsid w:val="6E96405E"/>
    <w:rsid w:val="6EB55E44"/>
    <w:rsid w:val="6F1460D6"/>
    <w:rsid w:val="6FF06246"/>
    <w:rsid w:val="7045CA92"/>
    <w:rsid w:val="722BD3D8"/>
    <w:rsid w:val="77C65E29"/>
    <w:rsid w:val="7C8A50F5"/>
    <w:rsid w:val="7CE27E31"/>
    <w:rsid w:val="7DE3AA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3487E0"/>
  <w15:chartTrackingRefBased/>
  <w15:docId w15:val="{59A688A1-B906-4F81-9220-A57F456D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pPr>
      <w:keepNext/>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keepNext/>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unhideWhenUsed/>
    <w:qFormat/>
    <w:pPr>
      <w:keepNext/>
      <w:spacing w:before="80" w:after="40"/>
      <w:outlineLvl w:val="3"/>
    </w:pPr>
    <w:rPr>
      <w:rFonts w:asciiTheme="majorHAnsi" w:eastAsiaTheme="majorEastAsia" w:hAnsiTheme="majorHAnsi" w:cstheme="majorBidi"/>
    </w:rPr>
  </w:style>
  <w:style w:type="paragraph" w:styleId="5">
    <w:name w:val="heading 5"/>
    <w:basedOn w:val="a"/>
    <w:next w:val="a"/>
    <w:link w:val="50"/>
    <w:uiPriority w:val="9"/>
    <w:unhideWhenUsed/>
    <w:qFormat/>
    <w:pPr>
      <w:keepNext/>
      <w:spacing w:before="80" w:after="40"/>
      <w:ind w:leftChars="100" w:left="22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spacing w:before="80" w:after="40"/>
      <w:ind w:leftChars="200" w:left="440"/>
      <w:outlineLvl w:val="5"/>
    </w:pPr>
    <w:rPr>
      <w:rFonts w:asciiTheme="majorHAnsi" w:eastAsiaTheme="majorEastAsia" w:hAnsiTheme="majorHAnsi" w:cstheme="majorBidi"/>
    </w:rPr>
  </w:style>
  <w:style w:type="paragraph" w:styleId="7">
    <w:name w:val="heading 7"/>
    <w:basedOn w:val="a"/>
    <w:next w:val="a"/>
    <w:link w:val="70"/>
    <w:uiPriority w:val="9"/>
    <w:unhideWhenUsed/>
    <w:qFormat/>
    <w:pPr>
      <w:keepNext/>
      <w:spacing w:before="80" w:after="40"/>
      <w:ind w:leftChars="300" w:left="660"/>
      <w:outlineLvl w:val="6"/>
    </w:pPr>
    <w:rPr>
      <w:rFonts w:asciiTheme="majorHAnsi" w:eastAsiaTheme="majorEastAsia" w:hAnsiTheme="majorHAnsi" w:cstheme="majorBidi"/>
    </w:rPr>
  </w:style>
  <w:style w:type="paragraph" w:styleId="8">
    <w:name w:val="heading 8"/>
    <w:basedOn w:val="a"/>
    <w:next w:val="a"/>
    <w:link w:val="80"/>
    <w:uiPriority w:val="9"/>
    <w:unhideWhenUsed/>
    <w:qFormat/>
    <w:pPr>
      <w:keepNext/>
      <w:spacing w:before="80" w:after="40"/>
      <w:ind w:leftChars="400" w:left="880"/>
      <w:outlineLvl w:val="7"/>
    </w:pPr>
    <w:rPr>
      <w:rFonts w:asciiTheme="majorHAnsi" w:eastAsiaTheme="majorEastAsia" w:hAnsiTheme="majorHAnsi" w:cstheme="majorBidi"/>
    </w:rPr>
  </w:style>
  <w:style w:type="paragraph" w:styleId="9">
    <w:name w:val="heading 9"/>
    <w:basedOn w:val="a"/>
    <w:next w:val="a"/>
    <w:link w:val="90"/>
    <w:uiPriority w:val="9"/>
    <w:unhideWhenUsed/>
    <w:qFormat/>
    <w:pPr>
      <w:keepNext/>
      <w:spacing w:before="80" w:after="40"/>
      <w:ind w:leftChars="500" w:left="1100"/>
      <w:outlineLvl w:val="8"/>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32"/>
      <w:szCs w:val="32"/>
    </w:rPr>
  </w:style>
  <w:style w:type="character" w:customStyle="1" w:styleId="20">
    <w:name w:val="見出し 2 (文字)"/>
    <w:basedOn w:val="a0"/>
    <w:link w:val="2"/>
    <w:uiPriority w:val="9"/>
    <w:rPr>
      <w:rFonts w:asciiTheme="majorHAnsi" w:eastAsiaTheme="majorEastAsia" w:hAnsiTheme="majorHAnsi" w:cstheme="majorBidi"/>
      <w:sz w:val="28"/>
      <w:szCs w:val="28"/>
    </w:rPr>
  </w:style>
  <w:style w:type="character" w:customStyle="1" w:styleId="30">
    <w:name w:val="見出し 3 (文字)"/>
    <w:basedOn w:val="a0"/>
    <w:link w:val="3"/>
    <w:uiPriority w:val="9"/>
    <w:rPr>
      <w:rFonts w:asciiTheme="majorHAnsi" w:eastAsiaTheme="majorEastAsia" w:hAnsiTheme="majorHAnsi" w:cstheme="majorBidi"/>
      <w:sz w:val="24"/>
      <w:szCs w:val="24"/>
    </w:rPr>
  </w:style>
  <w:style w:type="character" w:customStyle="1" w:styleId="40">
    <w:name w:val="見出し 4 (文字)"/>
    <w:basedOn w:val="a0"/>
    <w:link w:val="4"/>
    <w:uiPriority w:val="9"/>
    <w:rPr>
      <w:rFonts w:asciiTheme="majorHAnsi" w:eastAsiaTheme="majorEastAsia" w:hAnsiTheme="majorHAnsi" w:cstheme="majorBidi"/>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rFonts w:asciiTheme="majorHAnsi" w:eastAsiaTheme="majorEastAsia" w:hAnsiTheme="majorHAnsi" w:cstheme="majorBidi"/>
    </w:rPr>
  </w:style>
  <w:style w:type="character" w:customStyle="1" w:styleId="70">
    <w:name w:val="見出し 7 (文字)"/>
    <w:basedOn w:val="a0"/>
    <w:link w:val="7"/>
    <w:uiPriority w:val="9"/>
    <w:rPr>
      <w:rFonts w:asciiTheme="majorHAnsi" w:eastAsiaTheme="majorEastAsia" w:hAnsiTheme="majorHAnsi" w:cstheme="majorBidi"/>
    </w:rPr>
  </w:style>
  <w:style w:type="character" w:customStyle="1" w:styleId="80">
    <w:name w:val="見出し 8 (文字)"/>
    <w:basedOn w:val="a0"/>
    <w:link w:val="8"/>
    <w:uiPriority w:val="9"/>
    <w:rPr>
      <w:rFonts w:asciiTheme="majorHAnsi" w:eastAsiaTheme="majorEastAsia" w:hAnsiTheme="majorHAnsi" w:cstheme="majorBidi"/>
    </w:rPr>
  </w:style>
  <w:style w:type="character" w:customStyle="1" w:styleId="90">
    <w:name w:val="見出し 9 (文字)"/>
    <w:basedOn w:val="a0"/>
    <w:link w:val="9"/>
    <w:uiPriority w:val="9"/>
    <w:rPr>
      <w:rFonts w:asciiTheme="majorHAnsi" w:eastAsiaTheme="majorEastAsia" w:hAnsiTheme="majorHAnsi" w:cstheme="majorBidi"/>
    </w:rPr>
  </w:style>
  <w:style w:type="character" w:customStyle="1" w:styleId="a3">
    <w:name w:val="表題 (文字)"/>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contextualSpacing/>
      <w:jc w:val="center"/>
    </w:pPr>
    <w:rPr>
      <w:rFonts w:asciiTheme="majorHAnsi" w:eastAsiaTheme="majorEastAsia" w:hAnsiTheme="majorHAnsi" w:cstheme="majorBidi"/>
      <w:sz w:val="56"/>
      <w:szCs w:val="56"/>
    </w:rPr>
  </w:style>
  <w:style w:type="character" w:customStyle="1" w:styleId="a5">
    <w:name w:val="副題 (文字)"/>
    <w:basedOn w:val="a0"/>
    <w:link w:val="a6"/>
    <w:uiPriority w:val="11"/>
    <w:rPr>
      <w:rFonts w:asciiTheme="majorHAnsi" w:eastAsia="majorEastAsia" w:hAnsiTheme="majorHAnsi" w:cstheme="majorBidi"/>
      <w:color w:val="595959" w:themeColor="text1" w:themeTint="A6"/>
      <w:sz w:val="28"/>
      <w:szCs w:val="28"/>
    </w:rPr>
  </w:style>
  <w:style w:type="paragraph" w:styleId="a6">
    <w:name w:val="Subtitle"/>
    <w:basedOn w:val="a"/>
    <w:next w:val="a"/>
    <w:link w:val="a5"/>
    <w:uiPriority w:val="11"/>
    <w:qFormat/>
    <w:pPr>
      <w:jc w:val="center"/>
      <w:outlineLvl w:val="1"/>
    </w:pPr>
    <w:rPr>
      <w:rFonts w:asciiTheme="majorHAnsi" w:eastAsia="majorEastAsia" w:hAnsiTheme="majorHAnsi" w:cstheme="majorBidi"/>
      <w:color w:val="595959" w:themeColor="text1" w:themeTint="A6"/>
      <w:sz w:val="28"/>
      <w:szCs w:val="28"/>
    </w:rPr>
  </w:style>
  <w:style w:type="character" w:styleId="21">
    <w:name w:val="Intense Emphasis"/>
    <w:basedOn w:val="a0"/>
    <w:uiPriority w:val="21"/>
    <w:qFormat/>
    <w:rPr>
      <w:i/>
      <w:iCs/>
      <w:color w:val="0F4761" w:themeColor="accent1" w:themeShade="BF"/>
    </w:rPr>
  </w:style>
  <w:style w:type="character" w:customStyle="1" w:styleId="a7">
    <w:name w:val="引用文 (文字)"/>
    <w:basedOn w:val="a0"/>
    <w:link w:val="a8"/>
    <w:uiPriority w:val="29"/>
    <w:rPr>
      <w:i/>
      <w:iCs/>
      <w:color w:val="404040" w:themeColor="text1" w:themeTint="BF"/>
    </w:rPr>
  </w:style>
  <w:style w:type="paragraph" w:styleId="a8">
    <w:name w:val="Quote"/>
    <w:basedOn w:val="a"/>
    <w:next w:val="a"/>
    <w:link w:val="a7"/>
    <w:uiPriority w:val="29"/>
    <w:qFormat/>
    <w:pPr>
      <w:spacing w:before="160"/>
      <w:jc w:val="center"/>
    </w:pPr>
    <w:rPr>
      <w:i/>
      <w:iCs/>
      <w:color w:val="404040" w:themeColor="text1" w:themeTint="BF"/>
    </w:rPr>
  </w:style>
  <w:style w:type="character" w:customStyle="1" w:styleId="22">
    <w:name w:val="引用文 2 (文字)"/>
    <w:basedOn w:val="a0"/>
    <w:link w:val="23"/>
    <w:uiPriority w:val="30"/>
    <w:rPr>
      <w:i/>
      <w:iCs/>
      <w:color w:val="0F4761" w:themeColor="accent1" w:themeShade="BF"/>
    </w:rPr>
  </w:style>
  <w:style w:type="paragraph" w:styleId="23">
    <w:name w:val="Intense Quote"/>
    <w:basedOn w:val="a"/>
    <w:next w:val="a"/>
    <w:link w:val="2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24">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pPr>
  </w:style>
  <w:style w:type="paragraph" w:styleId="aa">
    <w:name w:val="header"/>
    <w:basedOn w:val="a"/>
    <w:uiPriority w:val="99"/>
    <w:unhideWhenUsed/>
    <w:rsid w:val="485CFE20"/>
    <w:pPr>
      <w:tabs>
        <w:tab w:val="center" w:pos="4513"/>
        <w:tab w:val="right" w:pos="9026"/>
      </w:tabs>
    </w:pPr>
  </w:style>
  <w:style w:type="paragraph" w:styleId="ab">
    <w:name w:val="footer"/>
    <w:basedOn w:val="a"/>
    <w:uiPriority w:val="99"/>
    <w:unhideWhenUsed/>
    <w:rsid w:val="485CFE20"/>
    <w:pPr>
      <w:tabs>
        <w:tab w:val="center" w:pos="4513"/>
        <w:tab w:val="right" w:pos="9026"/>
      </w:tabs>
    </w:pPr>
  </w:style>
  <w:style w:type="character" w:styleId="ac">
    <w:name w:val="Hyperlink"/>
    <w:basedOn w:val="a0"/>
    <w:uiPriority w:val="99"/>
    <w:unhideWhenUsed/>
    <w:rsid w:val="485CFE20"/>
    <w:rPr>
      <w:color w:val="467886"/>
      <w:u w:val="single"/>
    </w:rPr>
  </w:style>
  <w:style w:type="table" w:styleId="ad">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e">
    <w:name w:val="annotation text"/>
    <w:basedOn w:val="a"/>
    <w:link w:val="af"/>
    <w:uiPriority w:val="99"/>
    <w:semiHidden/>
    <w:unhideWhenUsed/>
    <w:pPr>
      <w:jc w:val="left"/>
    </w:pPr>
  </w:style>
  <w:style w:type="character" w:customStyle="1" w:styleId="af">
    <w:name w:val="コメント文字列 (文字)"/>
    <w:basedOn w:val="a0"/>
    <w:link w:val="ae"/>
    <w:uiPriority w:val="99"/>
    <w:semiHidden/>
  </w:style>
  <w:style w:type="character" w:styleId="af0">
    <w:name w:val="annotation reference"/>
    <w:basedOn w:val="a0"/>
    <w:uiPriority w:val="99"/>
    <w:semiHidden/>
    <w:unhideWhenUsed/>
    <w:rPr>
      <w:sz w:val="18"/>
      <w:szCs w:val="18"/>
    </w:rPr>
  </w:style>
  <w:style w:type="character" w:styleId="af1">
    <w:name w:val="Unresolved Mention"/>
    <w:basedOn w:val="a0"/>
    <w:uiPriority w:val="99"/>
    <w:semiHidden/>
    <w:unhideWhenUsed/>
    <w:rsid w:val="00774625"/>
    <w:rPr>
      <w:color w:val="605E5C"/>
      <w:shd w:val="clear" w:color="auto" w:fill="E1DFDD"/>
    </w:rPr>
  </w:style>
  <w:style w:type="character" w:styleId="af2">
    <w:name w:val="FollowedHyperlink"/>
    <w:basedOn w:val="a0"/>
    <w:uiPriority w:val="99"/>
    <w:semiHidden/>
    <w:unhideWhenUsed/>
    <w:rsid w:val="003F0E58"/>
    <w:rPr>
      <w:color w:val="96607D" w:themeColor="followedHyperlink"/>
      <w:u w:val="single"/>
    </w:rPr>
  </w:style>
  <w:style w:type="paragraph" w:styleId="af3">
    <w:name w:val="Revision"/>
    <w:hidden/>
    <w:uiPriority w:val="99"/>
    <w:semiHidden/>
    <w:rsid w:val="003F0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nformation@solvere.jp"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1199</Words>
  <Characters>6835</Characters>
  <Application>Microsoft Office Word</Application>
  <DocSecurity>0</DocSecurity>
  <Lines>56</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Kijima Hikaru</dc:creator>
  <cp:keywords/>
  <dc:description/>
  <cp:lastModifiedBy>TO</cp:lastModifiedBy>
  <cp:revision>2</cp:revision>
  <dcterms:created xsi:type="dcterms:W3CDTF">2025-12-05T11:01:00Z</dcterms:created>
  <dcterms:modified xsi:type="dcterms:W3CDTF">2025-12-05T11:01:00Z</dcterms:modified>
</cp:coreProperties>
</file>