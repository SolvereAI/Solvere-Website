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42B1E" w14:textId="76449CE0" w:rsidR="2F49AE8B" w:rsidRPr="004B66C6" w:rsidRDefault="2F49AE8B" w:rsidP="00536F0B">
      <w:pPr>
        <w:jc w:val="center"/>
        <w:rPr>
          <w:rFonts w:ascii="Meiryo UI" w:eastAsia="Meiryo UI" w:hAnsi="Meiryo UI"/>
          <w:b/>
          <w:bCs/>
          <w:sz w:val="24"/>
          <w:szCs w:val="28"/>
        </w:rPr>
      </w:pPr>
      <w:r w:rsidRPr="00536F0B">
        <w:rPr>
          <w:rFonts w:ascii="Meiryo UI" w:eastAsia="Meiryo UI" w:hAnsi="Meiryo UI"/>
          <w:b/>
          <w:bCs/>
          <w:sz w:val="36"/>
          <w:szCs w:val="40"/>
        </w:rPr>
        <w:t>情報セキュリティ方針</w:t>
      </w:r>
    </w:p>
    <w:p w14:paraId="0F66A796" w14:textId="30ABB7F6" w:rsidR="4577C7FA" w:rsidRDefault="4577C7FA" w:rsidP="007A3599">
      <w:pPr>
        <w:rPr>
          <w:rFonts w:ascii="Meiryo UI" w:eastAsia="Meiryo UI" w:hAnsi="Meiryo UI"/>
        </w:rPr>
      </w:pPr>
    </w:p>
    <w:p w14:paraId="4072B554" w14:textId="77777777" w:rsidR="00536F0B" w:rsidRDefault="00536F0B" w:rsidP="007A3599">
      <w:pPr>
        <w:rPr>
          <w:rFonts w:ascii="Meiryo UI" w:eastAsia="Meiryo UI" w:hAnsi="Meiryo UI"/>
        </w:rPr>
      </w:pPr>
    </w:p>
    <w:p w14:paraId="0EEB5EC2" w14:textId="77777777" w:rsidR="00536F0B" w:rsidRPr="004B66C6" w:rsidRDefault="00536F0B" w:rsidP="007A3599">
      <w:pPr>
        <w:rPr>
          <w:rFonts w:ascii="Meiryo UI" w:eastAsia="Meiryo UI" w:hAnsi="Meiryo UI"/>
        </w:rPr>
      </w:pPr>
    </w:p>
    <w:p w14:paraId="39CFE038" w14:textId="129471ED" w:rsidR="009F49C3" w:rsidRPr="009F49C3" w:rsidRDefault="009F49C3" w:rsidP="009F49C3">
      <w:pPr>
        <w:rPr>
          <w:rFonts w:ascii="Meiryo UI" w:eastAsia="Meiryo UI" w:hAnsi="Meiryo UI" w:cs="Yu Mincho Regular"/>
          <w:szCs w:val="21"/>
        </w:rPr>
      </w:pPr>
      <w:del w:id="0" w:author="TO" w:date="2025-12-05T17:18:00Z" w16du:dateUtc="2025-12-05T08:18:00Z">
        <w:r w:rsidRPr="009F49C3" w:rsidDel="0036338D">
          <w:rPr>
            <w:rFonts w:ascii="Meiryo UI" w:eastAsia="Meiryo UI" w:hAnsi="Meiryo UI" w:cs="Yu Mincho Regular" w:hint="eastAsia"/>
            <w:szCs w:val="21"/>
          </w:rPr>
          <w:delText>株式会社</w:delText>
        </w:r>
        <w:r w:rsidDel="0036338D">
          <w:rPr>
            <w:rFonts w:ascii="Meiryo UI" w:eastAsia="Meiryo UI" w:hAnsi="Meiryo UI" w:cs="Yu Mincho Regular" w:hint="eastAsia"/>
            <w:szCs w:val="21"/>
          </w:rPr>
          <w:delText>Solvere</w:delText>
        </w:r>
        <w:r w:rsidRPr="009F49C3" w:rsidDel="0036338D">
          <w:rPr>
            <w:rFonts w:ascii="Meiryo UI" w:eastAsia="Meiryo UI" w:hAnsi="Meiryo UI" w:cs="Yu Mincho Regular" w:hint="eastAsia"/>
            <w:szCs w:val="21"/>
          </w:rPr>
          <w:delText>（以下、</w:delText>
        </w:r>
      </w:del>
      <w:r w:rsidRPr="009F49C3">
        <w:rPr>
          <w:rFonts w:ascii="Meiryo UI" w:eastAsia="Meiryo UI" w:hAnsi="Meiryo UI" w:cs="Yu Mincho Regular" w:hint="eastAsia"/>
          <w:szCs w:val="21"/>
        </w:rPr>
        <w:t>当社</w:t>
      </w:r>
      <w:del w:id="1" w:author="TO" w:date="2025-12-05T17:18:00Z" w16du:dateUtc="2025-12-05T08:18:00Z">
        <w:r w:rsidRPr="009F49C3" w:rsidDel="0036338D">
          <w:rPr>
            <w:rFonts w:ascii="Meiryo UI" w:eastAsia="Meiryo UI" w:hAnsi="Meiryo UI" w:cs="Yu Mincho Regular" w:hint="eastAsia"/>
            <w:szCs w:val="21"/>
          </w:rPr>
          <w:delText>）</w:delText>
        </w:r>
      </w:del>
      <w:r w:rsidRPr="009F49C3">
        <w:rPr>
          <w:rFonts w:ascii="Meiryo UI" w:eastAsia="Meiryo UI" w:hAnsi="Meiryo UI" w:cs="Yu Mincho Regular" w:hint="eastAsia"/>
          <w:szCs w:val="21"/>
        </w:rPr>
        <w:t>は、</w:t>
      </w:r>
      <w:ins w:id="2" w:author="TO" w:date="2025-12-05T17:19:00Z" w16du:dateUtc="2025-12-05T08:19:00Z">
        <w:r w:rsidR="0036338D">
          <w:rPr>
            <w:rFonts w:ascii="Meiryo UI" w:eastAsia="Meiryo UI" w:hAnsi="Meiryo UI" w:cs="Yu Mincho Regular" w:hint="eastAsia"/>
            <w:szCs w:val="21"/>
          </w:rPr>
          <w:t>当社の重要な経営資源である</w:t>
        </w:r>
      </w:ins>
      <w:del w:id="3" w:author="TO" w:date="2025-12-05T17:18:00Z" w16du:dateUtc="2025-12-05T08:18:00Z">
        <w:r w:rsidRPr="009F49C3" w:rsidDel="0036338D">
          <w:rPr>
            <w:rFonts w:ascii="Meiryo UI" w:eastAsia="Meiryo UI" w:hAnsi="Meiryo UI" w:cs="Yu Mincho Regular" w:hint="eastAsia"/>
            <w:szCs w:val="21"/>
          </w:rPr>
          <w:delText>お客様からお預かりした</w:delText>
        </w:r>
      </w:del>
      <w:r w:rsidRPr="009F49C3">
        <w:rPr>
          <w:rFonts w:ascii="Meiryo UI" w:eastAsia="Meiryo UI" w:hAnsi="Meiryo UI" w:cs="Yu Mincho Regular" w:hint="eastAsia"/>
          <w:szCs w:val="21"/>
        </w:rPr>
        <w:t>情報資産を</w:t>
      </w:r>
      <w:ins w:id="4" w:author="TO" w:date="2025-12-05T17:19:00Z" w16du:dateUtc="2025-12-05T08:19:00Z">
        <w:r w:rsidR="0036338D">
          <w:rPr>
            <w:rFonts w:ascii="Meiryo UI" w:eastAsia="Meiryo UI" w:hAnsi="Meiryo UI" w:cs="Yu Mincho Regular" w:hint="eastAsia"/>
            <w:szCs w:val="21"/>
          </w:rPr>
          <w:t>、あらゆる</w:t>
        </w:r>
      </w:ins>
      <w:del w:id="5" w:author="TO" w:date="2025-12-05T17:19:00Z" w16du:dateUtc="2025-12-05T08:19:00Z">
        <w:r w:rsidRPr="009F49C3" w:rsidDel="0036338D">
          <w:rPr>
            <w:rFonts w:ascii="Meiryo UI" w:eastAsia="Meiryo UI" w:hAnsi="Meiryo UI" w:cs="Yu Mincho Regular" w:hint="eastAsia"/>
            <w:szCs w:val="21"/>
          </w:rPr>
          <w:delText>事故・災害・犯罪などの</w:delText>
        </w:r>
      </w:del>
      <w:r w:rsidRPr="009F49C3">
        <w:rPr>
          <w:rFonts w:ascii="Meiryo UI" w:eastAsia="Meiryo UI" w:hAnsi="Meiryo UI" w:cs="Yu Mincho Regular" w:hint="eastAsia"/>
          <w:szCs w:val="21"/>
        </w:rPr>
        <w:t>脅威から</w:t>
      </w:r>
      <w:ins w:id="6" w:author="TO" w:date="2025-12-05T17:19:00Z" w16du:dateUtc="2025-12-05T08:19:00Z">
        <w:r w:rsidR="0036338D">
          <w:rPr>
            <w:rFonts w:ascii="Meiryo UI" w:eastAsia="Meiryo UI" w:hAnsi="Meiryo UI" w:cs="Yu Mincho Regular" w:hint="eastAsia"/>
            <w:szCs w:val="21"/>
          </w:rPr>
          <w:t>保護し</w:t>
        </w:r>
      </w:ins>
      <w:del w:id="7" w:author="TO" w:date="2025-12-05T17:19:00Z" w16du:dateUtc="2025-12-05T08:19:00Z">
        <w:r w:rsidRPr="009F49C3" w:rsidDel="0036338D">
          <w:rPr>
            <w:rFonts w:ascii="Meiryo UI" w:eastAsia="Meiryo UI" w:hAnsi="Meiryo UI" w:cs="Yu Mincho Regular" w:hint="eastAsia"/>
            <w:szCs w:val="21"/>
          </w:rPr>
          <w:delText>守り</w:delText>
        </w:r>
      </w:del>
      <w:r w:rsidRPr="009F49C3">
        <w:rPr>
          <w:rFonts w:ascii="Meiryo UI" w:eastAsia="Meiryo UI" w:hAnsi="Meiryo UI" w:cs="Yu Mincho Regular" w:hint="eastAsia"/>
          <w:szCs w:val="21"/>
        </w:rPr>
        <w:t>、お客様ならびに社会の信頼に応えるべく、以下の方針に基づき全社で情報セキュリティ</w:t>
      </w:r>
      <w:ins w:id="8" w:author="TO" w:date="2025-12-05T17:19:00Z" w16du:dateUtc="2025-12-05T08:19:00Z">
        <w:r w:rsidR="0036338D">
          <w:rPr>
            <w:rFonts w:ascii="Meiryo UI" w:eastAsia="Meiryo UI" w:hAnsi="Meiryo UI" w:cs="Yu Mincho Regular" w:hint="eastAsia"/>
            <w:szCs w:val="21"/>
          </w:rPr>
          <w:t>の維持向上</w:t>
        </w:r>
      </w:ins>
      <w:r w:rsidRPr="009F49C3">
        <w:rPr>
          <w:rFonts w:ascii="Meiryo UI" w:eastAsia="Meiryo UI" w:hAnsi="Meiryo UI" w:cs="Yu Mincho Regular" w:hint="eastAsia"/>
          <w:szCs w:val="21"/>
        </w:rPr>
        <w:t xml:space="preserve">に取り組みます。 </w:t>
      </w:r>
    </w:p>
    <w:p w14:paraId="76D997BC" w14:textId="77777777" w:rsidR="009F49C3" w:rsidRPr="009F49C3" w:rsidRDefault="009F49C3" w:rsidP="009F49C3">
      <w:pPr>
        <w:rPr>
          <w:rFonts w:ascii="Meiryo UI" w:eastAsia="Meiryo UI" w:hAnsi="Meiryo UI" w:cs="Yu Mincho Regular"/>
          <w:szCs w:val="21"/>
        </w:rPr>
      </w:pPr>
    </w:p>
    <w:p w14:paraId="272889EE" w14:textId="63D5A50E" w:rsidR="00C1006D" w:rsidRDefault="00C1006D" w:rsidP="00C1006D">
      <w:pPr>
        <w:numPr>
          <w:ilvl w:val="0"/>
          <w:numId w:val="2"/>
        </w:numPr>
        <w:rPr>
          <w:rFonts w:ascii="Meiryo UI" w:eastAsia="Meiryo UI" w:hAnsi="Meiryo UI" w:cs="Yu Mincho Regular"/>
          <w:szCs w:val="21"/>
        </w:rPr>
      </w:pPr>
      <w:r w:rsidRPr="00C1006D">
        <w:rPr>
          <w:rFonts w:ascii="Meiryo UI" w:eastAsia="Meiryo UI" w:hAnsi="Meiryo UI" w:cs="Yu Mincho Regular"/>
          <w:szCs w:val="21"/>
        </w:rPr>
        <w:t>情報資産の機密性、完全性、可用性を確実に保護するために</w:t>
      </w:r>
      <w:ins w:id="9" w:author="TO" w:date="2025-12-05T17:20:00Z" w16du:dateUtc="2025-12-05T08:20:00Z">
        <w:r w:rsidR="0036338D">
          <w:rPr>
            <w:rFonts w:ascii="Meiryo UI" w:eastAsia="Meiryo UI" w:hAnsi="Meiryo UI" w:cs="Yu Mincho Regular" w:hint="eastAsia"/>
            <w:szCs w:val="21"/>
          </w:rPr>
          <w:t>、適用される法令等を遵守するとともに、</w:t>
        </w:r>
      </w:ins>
      <w:r w:rsidRPr="00C1006D">
        <w:rPr>
          <w:rFonts w:ascii="Meiryo UI" w:eastAsia="Meiryo UI" w:hAnsi="Meiryo UI" w:cs="Yu Mincho Regular"/>
          <w:szCs w:val="21"/>
        </w:rPr>
        <w:t>組織的、技術的に適切な</w:t>
      </w:r>
      <w:ins w:id="10" w:author="TO" w:date="2025-12-05T17:20:00Z" w16du:dateUtc="2025-12-05T08:20:00Z">
        <w:r w:rsidR="0036338D">
          <w:rPr>
            <w:rFonts w:ascii="Meiryo UI" w:eastAsia="Meiryo UI" w:hAnsi="Meiryo UI" w:cs="Yu Mincho Regular" w:hint="eastAsia"/>
            <w:szCs w:val="21"/>
          </w:rPr>
          <w:t>セキュリティ</w:t>
        </w:r>
      </w:ins>
      <w:r w:rsidRPr="00C1006D">
        <w:rPr>
          <w:rFonts w:ascii="Meiryo UI" w:eastAsia="Meiryo UI" w:hAnsi="Meiryo UI" w:cs="Yu Mincho Regular"/>
          <w:szCs w:val="21"/>
        </w:rPr>
        <w:t>対策を講じ、</w:t>
      </w:r>
      <w:ins w:id="11" w:author="TO" w:date="2025-12-05T17:20:00Z" w16du:dateUtc="2025-12-05T08:20:00Z">
        <w:r w:rsidR="0036338D">
          <w:rPr>
            <w:rFonts w:ascii="Meiryo UI" w:eastAsia="Meiryo UI" w:hAnsi="Meiryo UI" w:cs="Yu Mincho Regular" w:hint="eastAsia"/>
            <w:szCs w:val="21"/>
          </w:rPr>
          <w:t>日々</w:t>
        </w:r>
      </w:ins>
      <w:r w:rsidRPr="00C1006D">
        <w:rPr>
          <w:rFonts w:ascii="Meiryo UI" w:eastAsia="Meiryo UI" w:hAnsi="Meiryo UI" w:cs="Yu Mincho Regular"/>
          <w:szCs w:val="21"/>
        </w:rPr>
        <w:t>変化する情報技術や新たな脅威に対応する。</w:t>
      </w:r>
    </w:p>
    <w:p w14:paraId="0A63E0D0" w14:textId="77777777" w:rsidR="00C1006D" w:rsidRPr="00C1006D" w:rsidRDefault="00C1006D" w:rsidP="00C1006D">
      <w:pPr>
        <w:ind w:left="720"/>
        <w:rPr>
          <w:rFonts w:ascii="Meiryo UI" w:eastAsia="Meiryo UI" w:hAnsi="Meiryo UI" w:cs="Yu Mincho Regular"/>
          <w:szCs w:val="21"/>
        </w:rPr>
      </w:pPr>
    </w:p>
    <w:p w14:paraId="203209B1" w14:textId="3F0F6789" w:rsidR="00C1006D" w:rsidRPr="005A36F5" w:rsidRDefault="00C1006D" w:rsidP="005A36F5">
      <w:pPr>
        <w:numPr>
          <w:ilvl w:val="0"/>
          <w:numId w:val="2"/>
        </w:numPr>
        <w:rPr>
          <w:rFonts w:ascii="Meiryo UI" w:eastAsia="Meiryo UI" w:hAnsi="Meiryo UI" w:cs="Yu Mincho Regular"/>
          <w:szCs w:val="21"/>
        </w:rPr>
      </w:pPr>
      <w:r w:rsidRPr="00C1006D">
        <w:rPr>
          <w:rFonts w:ascii="Meiryo UI" w:eastAsia="Meiryo UI" w:hAnsi="Meiryo UI" w:cs="Yu Mincho Regular"/>
          <w:szCs w:val="21"/>
        </w:rPr>
        <w:t>全社員に情報セキュリティ教育の実施と方針の周知徹底をはかり、意識の向上・維持に務める。</w:t>
      </w:r>
    </w:p>
    <w:p w14:paraId="003F8731" w14:textId="77777777" w:rsidR="00C1006D" w:rsidRPr="00C1006D" w:rsidRDefault="00C1006D" w:rsidP="00C1006D">
      <w:pPr>
        <w:ind w:left="720"/>
        <w:rPr>
          <w:rFonts w:ascii="Meiryo UI" w:eastAsia="Meiryo UI" w:hAnsi="Meiryo UI" w:cs="Yu Mincho Regular"/>
          <w:szCs w:val="21"/>
        </w:rPr>
      </w:pPr>
    </w:p>
    <w:p w14:paraId="0F82E097" w14:textId="3C4556C2" w:rsidR="00C1006D" w:rsidRDefault="00C1006D" w:rsidP="00C1006D">
      <w:pPr>
        <w:numPr>
          <w:ilvl w:val="0"/>
          <w:numId w:val="2"/>
        </w:numPr>
        <w:rPr>
          <w:rFonts w:ascii="Meiryo UI" w:eastAsia="Meiryo UI" w:hAnsi="Meiryo UI" w:cs="Yu Mincho Regular"/>
          <w:szCs w:val="21"/>
        </w:rPr>
      </w:pPr>
      <w:r w:rsidRPr="00C1006D">
        <w:rPr>
          <w:rFonts w:ascii="Meiryo UI" w:eastAsia="Meiryo UI" w:hAnsi="Meiryo UI" w:cs="Yu Mincho Regular"/>
          <w:szCs w:val="21"/>
        </w:rPr>
        <w:t>マネジメントシステム及び、情報セキュリティに関する目的を設定し、</w:t>
      </w:r>
      <w:ins w:id="12" w:author="TO" w:date="2025-12-05T17:21:00Z" w16du:dateUtc="2025-12-05T08:21:00Z">
        <w:r w:rsidR="0036338D">
          <w:rPr>
            <w:rFonts w:ascii="Meiryo UI" w:eastAsia="Meiryo UI" w:hAnsi="Meiryo UI" w:cs="Yu Mincho Regular" w:hint="eastAsia"/>
            <w:szCs w:val="21"/>
          </w:rPr>
          <w:t>情報セキュリティ対策を</w:t>
        </w:r>
      </w:ins>
      <w:r w:rsidRPr="00C1006D">
        <w:rPr>
          <w:rFonts w:ascii="Meiryo UI" w:eastAsia="Meiryo UI" w:hAnsi="Meiryo UI" w:cs="Yu Mincho Regular"/>
          <w:szCs w:val="21"/>
        </w:rPr>
        <w:t>定期的にレビューし、継続的に改善を実施し、維持</w:t>
      </w:r>
      <w:ins w:id="13" w:author="TO" w:date="2025-12-05T17:21:00Z" w16du:dateUtc="2025-12-05T08:21:00Z">
        <w:r w:rsidR="0036338D">
          <w:rPr>
            <w:rFonts w:ascii="Meiryo UI" w:eastAsia="Meiryo UI" w:hAnsi="Meiryo UI" w:cs="Yu Mincho Regular" w:hint="eastAsia"/>
            <w:szCs w:val="21"/>
          </w:rPr>
          <w:t>向上させ</w:t>
        </w:r>
      </w:ins>
      <w:del w:id="14" w:author="TO" w:date="2025-12-05T17:21:00Z" w16du:dateUtc="2025-12-05T08:21:00Z">
        <w:r w:rsidRPr="00C1006D" w:rsidDel="0036338D">
          <w:rPr>
            <w:rFonts w:ascii="Meiryo UI" w:eastAsia="Meiryo UI" w:hAnsi="Meiryo UI" w:cs="Yu Mincho Regular"/>
            <w:szCs w:val="21"/>
          </w:rPr>
          <w:delText>す</w:delText>
        </w:r>
      </w:del>
      <w:r w:rsidRPr="00C1006D">
        <w:rPr>
          <w:rFonts w:ascii="Meiryo UI" w:eastAsia="Meiryo UI" w:hAnsi="Meiryo UI" w:cs="Yu Mincho Regular"/>
          <w:szCs w:val="21"/>
        </w:rPr>
        <w:t>る。</w:t>
      </w:r>
    </w:p>
    <w:p w14:paraId="3B5E0660" w14:textId="77777777" w:rsidR="00C1006D" w:rsidRPr="00C1006D" w:rsidRDefault="00C1006D" w:rsidP="00C1006D">
      <w:pPr>
        <w:ind w:left="720"/>
        <w:rPr>
          <w:rFonts w:ascii="Meiryo UI" w:eastAsia="Meiryo UI" w:hAnsi="Meiryo UI" w:cs="Yu Mincho Regular"/>
          <w:szCs w:val="21"/>
        </w:rPr>
      </w:pPr>
    </w:p>
    <w:p w14:paraId="2AEEC857" w14:textId="7157A599" w:rsidR="00C1006D" w:rsidRDefault="0036338D" w:rsidP="00C1006D">
      <w:pPr>
        <w:numPr>
          <w:ilvl w:val="0"/>
          <w:numId w:val="2"/>
        </w:numPr>
        <w:rPr>
          <w:ins w:id="15" w:author="TO" w:date="2025-12-05T17:22:00Z" w16du:dateUtc="2025-12-05T08:22:00Z"/>
          <w:rFonts w:ascii="Meiryo UI" w:eastAsia="Meiryo UI" w:hAnsi="Meiryo UI" w:cs="Yu Mincho Regular"/>
          <w:szCs w:val="21"/>
        </w:rPr>
      </w:pPr>
      <w:ins w:id="16" w:author="TO" w:date="2025-12-05T17:22:00Z" w16du:dateUtc="2025-12-05T08:22:00Z">
        <w:r>
          <w:rPr>
            <w:rFonts w:ascii="Meiryo UI" w:eastAsia="Meiryo UI" w:hAnsi="Meiryo UI" w:cs="Yu Mincho Regular" w:hint="eastAsia"/>
            <w:szCs w:val="21"/>
          </w:rPr>
          <w:t>情報セキュリティ対策</w:t>
        </w:r>
      </w:ins>
      <w:del w:id="17" w:author="TO" w:date="2025-12-05T17:22:00Z" w16du:dateUtc="2025-12-05T08:22:00Z">
        <w:r w:rsidR="00C1006D" w:rsidRPr="00C1006D" w:rsidDel="0036338D">
          <w:rPr>
            <w:rFonts w:ascii="Meiryo UI" w:eastAsia="Meiryo UI" w:hAnsi="Meiryo UI" w:cs="Yu Mincho Regular"/>
            <w:szCs w:val="21"/>
          </w:rPr>
          <w:delText>マネジメントシ</w:delText>
        </w:r>
      </w:del>
      <w:del w:id="18" w:author="TO" w:date="2025-12-05T17:21:00Z" w16du:dateUtc="2025-12-05T08:21:00Z">
        <w:r w:rsidR="00C1006D" w:rsidRPr="00C1006D" w:rsidDel="0036338D">
          <w:rPr>
            <w:rFonts w:ascii="Meiryo UI" w:eastAsia="Meiryo UI" w:hAnsi="Meiryo UI" w:cs="Yu Mincho Regular"/>
            <w:szCs w:val="21"/>
          </w:rPr>
          <w:delText>ステム</w:delText>
        </w:r>
      </w:del>
      <w:r w:rsidR="00C1006D" w:rsidRPr="00C1006D">
        <w:rPr>
          <w:rFonts w:ascii="Meiryo UI" w:eastAsia="Meiryo UI" w:hAnsi="Meiryo UI" w:cs="Yu Mincho Regular"/>
          <w:szCs w:val="21"/>
        </w:rPr>
        <w:t>を実行・維持・改善して行くため</w:t>
      </w:r>
      <w:ins w:id="19" w:author="TO" w:date="2025-12-05T17:22:00Z" w16du:dateUtc="2025-12-05T08:22:00Z">
        <w:r>
          <w:rPr>
            <w:rFonts w:ascii="Meiryo UI" w:eastAsia="Meiryo UI" w:hAnsi="Meiryo UI" w:cs="Yu Mincho Regular" w:hint="eastAsia"/>
            <w:szCs w:val="21"/>
          </w:rPr>
          <w:t>の責任者として</w:t>
        </w:r>
      </w:ins>
      <w:del w:id="20" w:author="TO" w:date="2025-12-05T17:22:00Z" w16du:dateUtc="2025-12-05T08:22:00Z">
        <w:r w:rsidR="00C1006D" w:rsidRPr="00C1006D" w:rsidDel="0036338D">
          <w:rPr>
            <w:rFonts w:ascii="Meiryo UI" w:eastAsia="Meiryo UI" w:hAnsi="Meiryo UI" w:cs="Yu Mincho Regular"/>
            <w:szCs w:val="21"/>
          </w:rPr>
          <w:delText>に</w:delText>
        </w:r>
      </w:del>
      <w:r w:rsidR="00C1006D" w:rsidRPr="00C1006D">
        <w:rPr>
          <w:rFonts w:ascii="Meiryo UI" w:eastAsia="Meiryo UI" w:hAnsi="Meiryo UI" w:cs="Yu Mincho Regular"/>
          <w:szCs w:val="21"/>
        </w:rPr>
        <w:t>管理責任者</w:t>
      </w:r>
      <w:ins w:id="21" w:author="TO" w:date="2025-12-05T17:22:00Z" w16du:dateUtc="2025-12-05T08:22:00Z">
        <w:r>
          <w:rPr>
            <w:rFonts w:ascii="Meiryo UI" w:eastAsia="Meiryo UI" w:hAnsi="Meiryo UI" w:cs="Yu Mincho Regular" w:hint="eastAsia"/>
            <w:szCs w:val="21"/>
          </w:rPr>
          <w:t>を設ける</w:t>
        </w:r>
      </w:ins>
      <w:del w:id="22" w:author="TO" w:date="2025-12-05T17:22:00Z" w16du:dateUtc="2025-12-05T08:22:00Z">
        <w:r w:rsidR="00C1006D" w:rsidRPr="00C1006D" w:rsidDel="0036338D">
          <w:rPr>
            <w:rFonts w:ascii="Meiryo UI" w:eastAsia="Meiryo UI" w:hAnsi="Meiryo UI" w:cs="Yu Mincho Regular"/>
            <w:szCs w:val="21"/>
          </w:rPr>
          <w:delText>に責任と権限を委譲する</w:delText>
        </w:r>
      </w:del>
      <w:r w:rsidR="00C1006D" w:rsidRPr="00C1006D">
        <w:rPr>
          <w:rFonts w:ascii="Meiryo UI" w:eastAsia="Meiryo UI" w:hAnsi="Meiryo UI" w:cs="Yu Mincho Regular"/>
          <w:szCs w:val="21"/>
        </w:rPr>
        <w:t>。</w:t>
      </w:r>
    </w:p>
    <w:p w14:paraId="035E9509" w14:textId="77777777" w:rsidR="0036338D" w:rsidRDefault="0036338D" w:rsidP="0036338D">
      <w:pPr>
        <w:ind w:left="720"/>
        <w:rPr>
          <w:ins w:id="23" w:author="TO" w:date="2025-12-05T17:22:00Z" w16du:dateUtc="2025-12-05T08:22:00Z"/>
          <w:rFonts w:ascii="Meiryo UI" w:eastAsia="Meiryo UI" w:hAnsi="Meiryo UI" w:cs="Yu Mincho Regular" w:hint="eastAsia"/>
          <w:szCs w:val="21"/>
        </w:rPr>
      </w:pPr>
    </w:p>
    <w:p w14:paraId="578A69A0" w14:textId="148C6876" w:rsidR="0036338D" w:rsidRPr="00C1006D" w:rsidRDefault="0036338D" w:rsidP="00C1006D">
      <w:pPr>
        <w:numPr>
          <w:ilvl w:val="0"/>
          <w:numId w:val="2"/>
        </w:numPr>
        <w:rPr>
          <w:rFonts w:ascii="Meiryo UI" w:eastAsia="Meiryo UI" w:hAnsi="Meiryo UI" w:cs="Yu Mincho Regular"/>
          <w:szCs w:val="21"/>
        </w:rPr>
      </w:pPr>
      <w:ins w:id="24" w:author="TO" w:date="2025-12-05T17:22:00Z" w16du:dateUtc="2025-12-05T08:22:00Z">
        <w:r>
          <w:rPr>
            <w:rFonts w:ascii="Meiryo UI" w:eastAsia="Meiryo UI" w:hAnsi="Meiryo UI" w:cs="Yu Mincho Regular" w:hint="eastAsia"/>
            <w:szCs w:val="21"/>
          </w:rPr>
          <w:t>万が一、事故が発生した</w:t>
        </w:r>
      </w:ins>
      <w:ins w:id="25" w:author="TO" w:date="2025-12-05T17:24:00Z" w16du:dateUtc="2025-12-05T08:24:00Z">
        <w:r>
          <w:rPr>
            <w:rFonts w:ascii="Meiryo UI" w:eastAsia="Meiryo UI" w:hAnsi="Meiryo UI" w:cs="Yu Mincho Regular" w:hint="eastAsia"/>
            <w:szCs w:val="21"/>
          </w:rPr>
          <w:t>場合</w:t>
        </w:r>
      </w:ins>
      <w:ins w:id="26" w:author="TO" w:date="2025-12-05T17:22:00Z" w16du:dateUtc="2025-12-05T08:22:00Z">
        <w:r>
          <w:rPr>
            <w:rFonts w:ascii="Meiryo UI" w:eastAsia="Meiryo UI" w:hAnsi="Meiryo UI" w:cs="Yu Mincho Regular" w:hint="eastAsia"/>
            <w:szCs w:val="21"/>
          </w:rPr>
          <w:t>には、</w:t>
        </w:r>
      </w:ins>
      <w:ins w:id="27" w:author="TO" w:date="2025-12-05T17:23:00Z" w16du:dateUtc="2025-12-05T08:23:00Z">
        <w:r>
          <w:rPr>
            <w:rFonts w:ascii="Meiryo UI" w:eastAsia="Meiryo UI" w:hAnsi="Meiryo UI" w:cs="Yu Mincho Regular" w:hint="eastAsia"/>
            <w:szCs w:val="21"/>
          </w:rPr>
          <w:t>被害・影響を最小限に抑えるべく初動対応を迅速かつ確実に実施するとともに、原因究明</w:t>
        </w:r>
      </w:ins>
      <w:ins w:id="28" w:author="TO" w:date="2025-12-05T17:24:00Z" w16du:dateUtc="2025-12-05T08:24:00Z">
        <w:r>
          <w:rPr>
            <w:rFonts w:ascii="Meiryo UI" w:eastAsia="Meiryo UI" w:hAnsi="Meiryo UI" w:cs="Yu Mincho Regular" w:hint="eastAsia"/>
            <w:szCs w:val="21"/>
          </w:rPr>
          <w:t>および再発防止に努める。</w:t>
        </w:r>
      </w:ins>
    </w:p>
    <w:p w14:paraId="2DFD8BD0" w14:textId="042C7D4F" w:rsidR="5D044132" w:rsidRPr="00C1006D" w:rsidRDefault="5D044132" w:rsidP="009F49C3">
      <w:pPr>
        <w:rPr>
          <w:rFonts w:ascii="Meiryo UI" w:eastAsia="Meiryo UI" w:hAnsi="Meiryo UI"/>
        </w:rPr>
      </w:pPr>
    </w:p>
    <w:p w14:paraId="5A148278" w14:textId="77777777" w:rsidR="0076143C" w:rsidRDefault="0076143C" w:rsidP="009F49C3">
      <w:pPr>
        <w:rPr>
          <w:rFonts w:ascii="Meiryo UI" w:eastAsia="Meiryo UI" w:hAnsi="Meiryo UI"/>
        </w:rPr>
      </w:pPr>
    </w:p>
    <w:p w14:paraId="71899D93" w14:textId="65F4383A" w:rsidR="0076143C" w:rsidRPr="0076143C" w:rsidRDefault="0076143C" w:rsidP="0076143C">
      <w:pPr>
        <w:jc w:val="right"/>
        <w:rPr>
          <w:rFonts w:ascii="Meiryo UI" w:eastAsia="Meiryo UI" w:hAnsi="Meiryo UI"/>
        </w:rPr>
      </w:pPr>
      <w:r w:rsidRPr="0076143C">
        <w:rPr>
          <w:rFonts w:ascii="Meiryo UI" w:eastAsia="Meiryo UI" w:hAnsi="Meiryo UI" w:hint="eastAsia"/>
        </w:rPr>
        <w:t>制定日:20</w:t>
      </w:r>
      <w:r>
        <w:rPr>
          <w:rFonts w:ascii="Meiryo UI" w:eastAsia="Meiryo UI" w:hAnsi="Meiryo UI" w:hint="eastAsia"/>
        </w:rPr>
        <w:t>25</w:t>
      </w:r>
      <w:r w:rsidRPr="0076143C">
        <w:rPr>
          <w:rFonts w:ascii="Meiryo UI" w:eastAsia="Meiryo UI" w:hAnsi="Meiryo UI" w:hint="eastAsia"/>
        </w:rPr>
        <w:t>年</w:t>
      </w:r>
      <w:r w:rsidR="00E72A44">
        <w:rPr>
          <w:rFonts w:ascii="Meiryo UI" w:eastAsia="Meiryo UI" w:hAnsi="Meiryo UI" w:hint="eastAsia"/>
        </w:rPr>
        <w:t>12</w:t>
      </w:r>
      <w:r w:rsidRPr="0076143C">
        <w:rPr>
          <w:rFonts w:ascii="Meiryo UI" w:eastAsia="Meiryo UI" w:hAnsi="Meiryo UI" w:hint="eastAsia"/>
        </w:rPr>
        <w:t>月</w:t>
      </w:r>
      <w:r>
        <w:rPr>
          <w:rFonts w:ascii="Meiryo UI" w:eastAsia="Meiryo UI" w:hAnsi="Meiryo UI" w:hint="eastAsia"/>
        </w:rPr>
        <w:t>1</w:t>
      </w:r>
      <w:r w:rsidRPr="0076143C">
        <w:rPr>
          <w:rFonts w:ascii="Meiryo UI" w:eastAsia="Meiryo UI" w:hAnsi="Meiryo UI" w:hint="eastAsia"/>
        </w:rPr>
        <w:t>日</w:t>
      </w:r>
    </w:p>
    <w:p w14:paraId="476EFB40" w14:textId="6E850DD6" w:rsidR="0076143C" w:rsidRPr="0076143C" w:rsidRDefault="0076143C" w:rsidP="0076143C">
      <w:pPr>
        <w:jc w:val="right"/>
        <w:rPr>
          <w:rFonts w:ascii="Meiryo UI" w:eastAsia="Meiryo UI" w:hAnsi="Meiryo UI"/>
        </w:rPr>
      </w:pPr>
      <w:r w:rsidRPr="0076143C">
        <w:rPr>
          <w:rFonts w:ascii="Meiryo UI" w:eastAsia="Meiryo UI" w:hAnsi="Meiryo UI" w:hint="eastAsia"/>
        </w:rPr>
        <w:t>株式会社</w:t>
      </w:r>
      <w:proofErr w:type="spellStart"/>
      <w:r>
        <w:rPr>
          <w:rFonts w:ascii="Meiryo UI" w:eastAsia="Meiryo UI" w:hAnsi="Meiryo UI" w:hint="eastAsia"/>
        </w:rPr>
        <w:t>Solvere</w:t>
      </w:r>
      <w:proofErr w:type="spellEnd"/>
    </w:p>
    <w:p w14:paraId="665617BC" w14:textId="22BD5707" w:rsidR="0076143C" w:rsidRPr="0076143C" w:rsidRDefault="0076143C" w:rsidP="0076143C">
      <w:pPr>
        <w:jc w:val="right"/>
        <w:rPr>
          <w:rFonts w:ascii="Meiryo UI" w:eastAsia="Meiryo UI" w:hAnsi="Meiryo UI"/>
        </w:rPr>
      </w:pPr>
      <w:r w:rsidRPr="0076143C">
        <w:rPr>
          <w:rFonts w:ascii="Meiryo UI" w:eastAsia="Meiryo UI" w:hAnsi="Meiryo UI" w:hint="eastAsia"/>
        </w:rPr>
        <w:t xml:space="preserve">代表取締役社長　</w:t>
      </w:r>
      <w:r>
        <w:rPr>
          <w:rFonts w:ascii="Meiryo UI" w:eastAsia="Meiryo UI" w:hAnsi="Meiryo UI" w:hint="eastAsia"/>
        </w:rPr>
        <w:t>岸谷祥平</w:t>
      </w:r>
    </w:p>
    <w:sectPr w:rsidR="0076143C" w:rsidRPr="0076143C">
      <w:footerReference w:type="default" r:id="rId8"/>
      <w:pgSz w:w="11906" w:h="16838"/>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BEEDC" w14:textId="77777777" w:rsidR="00586B13" w:rsidRDefault="00586B13">
      <w:pPr>
        <w:rPr>
          <w:rFonts w:hint="eastAsia"/>
        </w:rPr>
      </w:pPr>
      <w:r>
        <w:separator/>
      </w:r>
    </w:p>
  </w:endnote>
  <w:endnote w:type="continuationSeparator" w:id="0">
    <w:p w14:paraId="44FEC6EA" w14:textId="77777777" w:rsidR="00586B13" w:rsidRDefault="00586B1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Mincho Regular">
    <w:altName w:val="游明朝"/>
    <w:panose1 w:val="00000000000000000000"/>
    <w:charset w:val="00"/>
    <w:family w:val="roman"/>
    <w:notTrueType/>
    <w:pitch w:val="default"/>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ajorEastAsia">
    <w:altName w:val="Cambria"/>
    <w:panose1 w:val="00000000000000000000"/>
    <w:charset w:val="00"/>
    <w:family w:val="roman"/>
    <w:notTrueType/>
    <w:pitch w:val="default"/>
  </w:font>
  <w:font w:name="Meiryo UI">
    <w:panose1 w:val="020B0604030504040204"/>
    <w:charset w:val="80"/>
    <w:family w:val="modern"/>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577C7FA" w14:paraId="71BEFD01" w14:textId="77777777" w:rsidTr="4577C7FA">
      <w:trPr>
        <w:trHeight w:val="300"/>
      </w:trPr>
      <w:tc>
        <w:tcPr>
          <w:tcW w:w="3005" w:type="dxa"/>
        </w:tcPr>
        <w:p w14:paraId="7BCB8C19" w14:textId="2D937350" w:rsidR="4577C7FA" w:rsidRDefault="4577C7FA" w:rsidP="4577C7FA">
          <w:pPr>
            <w:pStyle w:val="aa"/>
            <w:ind w:left="-115"/>
            <w:jc w:val="left"/>
            <w:rPr>
              <w:rFonts w:hint="eastAsia"/>
            </w:rPr>
          </w:pPr>
        </w:p>
      </w:tc>
      <w:tc>
        <w:tcPr>
          <w:tcW w:w="3005" w:type="dxa"/>
        </w:tcPr>
        <w:p w14:paraId="2C7676D1" w14:textId="41107608" w:rsidR="4577C7FA" w:rsidRDefault="4577C7FA" w:rsidP="4577C7FA">
          <w:pPr>
            <w:pStyle w:val="aa"/>
            <w:jc w:val="center"/>
            <w:rPr>
              <w:rFonts w:hint="eastAsia"/>
            </w:rPr>
          </w:pPr>
        </w:p>
      </w:tc>
      <w:tc>
        <w:tcPr>
          <w:tcW w:w="3005" w:type="dxa"/>
        </w:tcPr>
        <w:p w14:paraId="3208EBB6" w14:textId="03E65531" w:rsidR="4577C7FA" w:rsidRDefault="4577C7FA" w:rsidP="4577C7FA">
          <w:pPr>
            <w:pStyle w:val="aa"/>
            <w:ind w:right="-115"/>
            <w:jc w:val="right"/>
            <w:rPr>
              <w:rFonts w:hint="eastAsia"/>
            </w:rPr>
          </w:pPr>
        </w:p>
      </w:tc>
    </w:tr>
  </w:tbl>
  <w:p w14:paraId="72E1A276" w14:textId="47A8A7FE" w:rsidR="4577C7FA" w:rsidRDefault="4577C7FA" w:rsidP="4577C7FA">
    <w:pPr>
      <w:pStyle w:val="ab"/>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2BF30" w14:textId="77777777" w:rsidR="00586B13" w:rsidRDefault="00586B13">
      <w:pPr>
        <w:rPr>
          <w:rFonts w:hint="eastAsia"/>
        </w:rPr>
      </w:pPr>
      <w:r>
        <w:separator/>
      </w:r>
    </w:p>
  </w:footnote>
  <w:footnote w:type="continuationSeparator" w:id="0">
    <w:p w14:paraId="13333045" w14:textId="77777777" w:rsidR="00586B13" w:rsidRDefault="00586B1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41F6A"/>
    <w:multiLevelType w:val="multilevel"/>
    <w:tmpl w:val="AAEEE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074B55"/>
    <w:multiLevelType w:val="multilevel"/>
    <w:tmpl w:val="8BC20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4431318">
    <w:abstractNumId w:val="1"/>
  </w:num>
  <w:num w:numId="2" w16cid:durableId="16877809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
    <w15:presenceInfo w15:providerId="None" w15:userId="T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trackRevisions/>
  <w:defaultTabStop w:val="840"/>
  <w:displayHorizontalDrawingGridEvery w:val="0"/>
  <w:displayVerticalDrawingGridEvery w:val="2"/>
  <w:characterSpacingControl w:val="compressPunctuation"/>
  <w:savePreviewPicture/>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BDD18D"/>
    <w:rsid w:val="003530B9"/>
    <w:rsid w:val="0036338D"/>
    <w:rsid w:val="003A1D65"/>
    <w:rsid w:val="004B66C6"/>
    <w:rsid w:val="00536F0B"/>
    <w:rsid w:val="00586B13"/>
    <w:rsid w:val="005A36F5"/>
    <w:rsid w:val="006C2C28"/>
    <w:rsid w:val="006E5672"/>
    <w:rsid w:val="0076143C"/>
    <w:rsid w:val="007A3599"/>
    <w:rsid w:val="007B3EB0"/>
    <w:rsid w:val="007E47F2"/>
    <w:rsid w:val="00805585"/>
    <w:rsid w:val="0090353D"/>
    <w:rsid w:val="009F49C3"/>
    <w:rsid w:val="00B00282"/>
    <w:rsid w:val="00B378FE"/>
    <w:rsid w:val="00C034FF"/>
    <w:rsid w:val="00C1006D"/>
    <w:rsid w:val="00C20178"/>
    <w:rsid w:val="00D54298"/>
    <w:rsid w:val="00E72A44"/>
    <w:rsid w:val="021E14BF"/>
    <w:rsid w:val="0360873A"/>
    <w:rsid w:val="0483D86D"/>
    <w:rsid w:val="097AB136"/>
    <w:rsid w:val="09EE4474"/>
    <w:rsid w:val="0AC0C312"/>
    <w:rsid w:val="1106401E"/>
    <w:rsid w:val="13BDD18D"/>
    <w:rsid w:val="2566A27E"/>
    <w:rsid w:val="2567798F"/>
    <w:rsid w:val="292D6EE6"/>
    <w:rsid w:val="2D53660C"/>
    <w:rsid w:val="2F49AE8B"/>
    <w:rsid w:val="31847CAD"/>
    <w:rsid w:val="410323BA"/>
    <w:rsid w:val="42B58B20"/>
    <w:rsid w:val="4577C7FA"/>
    <w:rsid w:val="460C4F36"/>
    <w:rsid w:val="4B7C2140"/>
    <w:rsid w:val="4FF854A0"/>
    <w:rsid w:val="5AE2279B"/>
    <w:rsid w:val="5D044132"/>
    <w:rsid w:val="5FCCDB89"/>
    <w:rsid w:val="634ADA94"/>
    <w:rsid w:val="6835ADE7"/>
    <w:rsid w:val="68A81764"/>
    <w:rsid w:val="6C2F9668"/>
    <w:rsid w:val="7000C18E"/>
    <w:rsid w:val="7A148B24"/>
    <w:rsid w:val="7B572A13"/>
    <w:rsid w:val="7E60B706"/>
    <w:rsid w:val="7F885B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3BDD18D"/>
  <w15:chartTrackingRefBased/>
  <w15:docId w15:val="{9213255C-1C2E-4D04-A5FB-D01575775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pPr>
      <w:keepNext/>
      <w:spacing w:before="280" w:after="80"/>
      <w:outlineLvl w:val="0"/>
    </w:pPr>
    <w:rPr>
      <w:rFonts w:asciiTheme="majorHAnsi" w:eastAsiaTheme="majorEastAsia" w:hAnsiTheme="majorHAnsi" w:cstheme="majorBidi"/>
      <w:sz w:val="32"/>
      <w:szCs w:val="32"/>
    </w:rPr>
  </w:style>
  <w:style w:type="paragraph" w:styleId="2">
    <w:name w:val="heading 2"/>
    <w:basedOn w:val="a"/>
    <w:next w:val="a"/>
    <w:link w:val="20"/>
    <w:uiPriority w:val="9"/>
    <w:unhideWhenUsed/>
    <w:qFormat/>
    <w:pPr>
      <w:keepNext/>
      <w:spacing w:before="160" w:after="80"/>
      <w:outlineLvl w:val="1"/>
    </w:pPr>
    <w:rPr>
      <w:rFonts w:asciiTheme="majorHAnsi" w:eastAsiaTheme="majorEastAsia" w:hAnsiTheme="majorHAnsi" w:cstheme="majorBidi"/>
      <w:sz w:val="28"/>
      <w:szCs w:val="28"/>
    </w:rPr>
  </w:style>
  <w:style w:type="paragraph" w:styleId="3">
    <w:name w:val="heading 3"/>
    <w:basedOn w:val="a"/>
    <w:next w:val="a"/>
    <w:link w:val="30"/>
    <w:uiPriority w:val="9"/>
    <w:unhideWhenUsed/>
    <w:qFormat/>
    <w:pPr>
      <w:keepNext/>
      <w:spacing w:before="160" w:after="80"/>
      <w:outlineLvl w:val="2"/>
    </w:pPr>
    <w:rPr>
      <w:rFonts w:asciiTheme="majorHAnsi" w:eastAsiaTheme="majorEastAsia" w:hAnsiTheme="majorHAnsi" w:cstheme="majorBidi"/>
      <w:sz w:val="24"/>
      <w:szCs w:val="24"/>
    </w:rPr>
  </w:style>
  <w:style w:type="paragraph" w:styleId="4">
    <w:name w:val="heading 4"/>
    <w:basedOn w:val="a"/>
    <w:next w:val="a"/>
    <w:link w:val="40"/>
    <w:uiPriority w:val="9"/>
    <w:unhideWhenUsed/>
    <w:qFormat/>
    <w:pPr>
      <w:keepNext/>
      <w:spacing w:before="80" w:after="40"/>
      <w:outlineLvl w:val="3"/>
    </w:pPr>
    <w:rPr>
      <w:rFonts w:asciiTheme="majorHAnsi" w:eastAsiaTheme="majorEastAsia" w:hAnsiTheme="majorHAnsi" w:cstheme="majorBidi"/>
    </w:rPr>
  </w:style>
  <w:style w:type="paragraph" w:styleId="5">
    <w:name w:val="heading 5"/>
    <w:basedOn w:val="a"/>
    <w:next w:val="a"/>
    <w:link w:val="50"/>
    <w:uiPriority w:val="9"/>
    <w:unhideWhenUsed/>
    <w:qFormat/>
    <w:pPr>
      <w:keepNext/>
      <w:spacing w:before="80" w:after="40"/>
      <w:ind w:leftChars="100" w:left="220"/>
      <w:outlineLvl w:val="4"/>
    </w:pPr>
    <w:rPr>
      <w:rFonts w:asciiTheme="majorHAnsi" w:eastAsiaTheme="majorEastAsia" w:hAnsiTheme="majorHAnsi" w:cstheme="majorBidi"/>
    </w:rPr>
  </w:style>
  <w:style w:type="paragraph" w:styleId="6">
    <w:name w:val="heading 6"/>
    <w:basedOn w:val="a"/>
    <w:next w:val="a"/>
    <w:link w:val="60"/>
    <w:uiPriority w:val="9"/>
    <w:unhideWhenUsed/>
    <w:qFormat/>
    <w:pPr>
      <w:keepNext/>
      <w:spacing w:before="80" w:after="40"/>
      <w:ind w:leftChars="200" w:left="440"/>
      <w:outlineLvl w:val="5"/>
    </w:pPr>
    <w:rPr>
      <w:rFonts w:asciiTheme="majorHAnsi" w:eastAsiaTheme="majorEastAsia" w:hAnsiTheme="majorHAnsi" w:cstheme="majorBidi"/>
    </w:rPr>
  </w:style>
  <w:style w:type="paragraph" w:styleId="7">
    <w:name w:val="heading 7"/>
    <w:basedOn w:val="a"/>
    <w:next w:val="a"/>
    <w:link w:val="70"/>
    <w:uiPriority w:val="9"/>
    <w:unhideWhenUsed/>
    <w:qFormat/>
    <w:pPr>
      <w:keepNext/>
      <w:spacing w:before="80" w:after="40"/>
      <w:ind w:leftChars="300" w:left="660"/>
      <w:outlineLvl w:val="6"/>
    </w:pPr>
    <w:rPr>
      <w:rFonts w:asciiTheme="majorHAnsi" w:eastAsiaTheme="majorEastAsia" w:hAnsiTheme="majorHAnsi" w:cstheme="majorBidi"/>
    </w:rPr>
  </w:style>
  <w:style w:type="paragraph" w:styleId="8">
    <w:name w:val="heading 8"/>
    <w:basedOn w:val="a"/>
    <w:next w:val="a"/>
    <w:link w:val="80"/>
    <w:uiPriority w:val="9"/>
    <w:unhideWhenUsed/>
    <w:qFormat/>
    <w:pPr>
      <w:keepNext/>
      <w:spacing w:before="80" w:after="40"/>
      <w:ind w:leftChars="400" w:left="880"/>
      <w:outlineLvl w:val="7"/>
    </w:pPr>
    <w:rPr>
      <w:rFonts w:asciiTheme="majorHAnsi" w:eastAsiaTheme="majorEastAsia" w:hAnsiTheme="majorHAnsi" w:cstheme="majorBidi"/>
    </w:rPr>
  </w:style>
  <w:style w:type="paragraph" w:styleId="9">
    <w:name w:val="heading 9"/>
    <w:basedOn w:val="a"/>
    <w:next w:val="a"/>
    <w:link w:val="90"/>
    <w:uiPriority w:val="9"/>
    <w:unhideWhenUsed/>
    <w:qFormat/>
    <w:pPr>
      <w:keepNext/>
      <w:spacing w:before="80" w:after="40"/>
      <w:ind w:leftChars="500" w:left="1100"/>
      <w:outlineLvl w:val="8"/>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Pr>
      <w:rFonts w:asciiTheme="majorHAnsi" w:eastAsiaTheme="majorEastAsia" w:hAnsiTheme="majorHAnsi" w:cstheme="majorBidi"/>
      <w:sz w:val="32"/>
      <w:szCs w:val="32"/>
    </w:rPr>
  </w:style>
  <w:style w:type="character" w:customStyle="1" w:styleId="20">
    <w:name w:val="見出し 2 (文字)"/>
    <w:basedOn w:val="a0"/>
    <w:link w:val="2"/>
    <w:uiPriority w:val="9"/>
    <w:rPr>
      <w:rFonts w:asciiTheme="majorHAnsi" w:eastAsiaTheme="majorEastAsia" w:hAnsiTheme="majorHAnsi" w:cstheme="majorBidi"/>
      <w:sz w:val="28"/>
      <w:szCs w:val="28"/>
    </w:rPr>
  </w:style>
  <w:style w:type="character" w:customStyle="1" w:styleId="30">
    <w:name w:val="見出し 3 (文字)"/>
    <w:basedOn w:val="a0"/>
    <w:link w:val="3"/>
    <w:uiPriority w:val="9"/>
    <w:rPr>
      <w:rFonts w:asciiTheme="majorHAnsi" w:eastAsiaTheme="majorEastAsia" w:hAnsiTheme="majorHAnsi" w:cstheme="majorBidi"/>
      <w:sz w:val="24"/>
      <w:szCs w:val="24"/>
    </w:rPr>
  </w:style>
  <w:style w:type="character" w:customStyle="1" w:styleId="40">
    <w:name w:val="見出し 4 (文字)"/>
    <w:basedOn w:val="a0"/>
    <w:link w:val="4"/>
    <w:uiPriority w:val="9"/>
    <w:rPr>
      <w:rFonts w:asciiTheme="majorHAnsi" w:eastAsiaTheme="majorEastAsia" w:hAnsiTheme="majorHAnsi" w:cstheme="majorBidi"/>
    </w:rPr>
  </w:style>
  <w:style w:type="character" w:customStyle="1" w:styleId="50">
    <w:name w:val="見出し 5 (文字)"/>
    <w:basedOn w:val="a0"/>
    <w:link w:val="5"/>
    <w:uiPriority w:val="9"/>
    <w:rPr>
      <w:rFonts w:asciiTheme="majorHAnsi" w:eastAsiaTheme="majorEastAsia" w:hAnsiTheme="majorHAnsi" w:cstheme="majorBidi"/>
    </w:rPr>
  </w:style>
  <w:style w:type="character" w:customStyle="1" w:styleId="60">
    <w:name w:val="見出し 6 (文字)"/>
    <w:basedOn w:val="a0"/>
    <w:link w:val="6"/>
    <w:uiPriority w:val="9"/>
    <w:rPr>
      <w:rFonts w:asciiTheme="majorHAnsi" w:eastAsiaTheme="majorEastAsia" w:hAnsiTheme="majorHAnsi" w:cstheme="majorBidi"/>
    </w:rPr>
  </w:style>
  <w:style w:type="character" w:customStyle="1" w:styleId="70">
    <w:name w:val="見出し 7 (文字)"/>
    <w:basedOn w:val="a0"/>
    <w:link w:val="7"/>
    <w:uiPriority w:val="9"/>
    <w:rPr>
      <w:rFonts w:asciiTheme="majorHAnsi" w:eastAsiaTheme="majorEastAsia" w:hAnsiTheme="majorHAnsi" w:cstheme="majorBidi"/>
    </w:rPr>
  </w:style>
  <w:style w:type="character" w:customStyle="1" w:styleId="80">
    <w:name w:val="見出し 8 (文字)"/>
    <w:basedOn w:val="a0"/>
    <w:link w:val="8"/>
    <w:uiPriority w:val="9"/>
    <w:rPr>
      <w:rFonts w:asciiTheme="majorHAnsi" w:eastAsiaTheme="majorEastAsia" w:hAnsiTheme="majorHAnsi" w:cstheme="majorBidi"/>
    </w:rPr>
  </w:style>
  <w:style w:type="character" w:customStyle="1" w:styleId="90">
    <w:name w:val="見出し 9 (文字)"/>
    <w:basedOn w:val="a0"/>
    <w:link w:val="9"/>
    <w:uiPriority w:val="9"/>
    <w:rPr>
      <w:rFonts w:asciiTheme="majorHAnsi" w:eastAsiaTheme="majorEastAsia" w:hAnsiTheme="majorHAnsi" w:cstheme="majorBidi"/>
    </w:rPr>
  </w:style>
  <w:style w:type="character" w:customStyle="1" w:styleId="a3">
    <w:name w:val="表題 (文字)"/>
    <w:basedOn w:val="a0"/>
    <w:link w:val="a4"/>
    <w:uiPriority w:val="10"/>
    <w:rPr>
      <w:rFonts w:asciiTheme="majorHAnsi" w:eastAsiaTheme="majorEastAsia" w:hAnsiTheme="majorHAnsi" w:cstheme="majorBidi"/>
      <w:sz w:val="56"/>
      <w:szCs w:val="56"/>
    </w:rPr>
  </w:style>
  <w:style w:type="paragraph" w:styleId="a4">
    <w:name w:val="Title"/>
    <w:basedOn w:val="a"/>
    <w:next w:val="a"/>
    <w:link w:val="a3"/>
    <w:uiPriority w:val="10"/>
    <w:qFormat/>
    <w:pPr>
      <w:spacing w:after="80"/>
      <w:contextualSpacing/>
      <w:jc w:val="center"/>
    </w:pPr>
    <w:rPr>
      <w:rFonts w:asciiTheme="majorHAnsi" w:eastAsiaTheme="majorEastAsia" w:hAnsiTheme="majorHAnsi" w:cstheme="majorBidi"/>
      <w:sz w:val="56"/>
      <w:szCs w:val="56"/>
    </w:rPr>
  </w:style>
  <w:style w:type="character" w:customStyle="1" w:styleId="a5">
    <w:name w:val="副題 (文字)"/>
    <w:basedOn w:val="a0"/>
    <w:link w:val="a6"/>
    <w:uiPriority w:val="11"/>
    <w:rPr>
      <w:rFonts w:asciiTheme="majorHAnsi" w:eastAsia="majorEastAsia" w:hAnsiTheme="majorHAnsi" w:cstheme="majorBidi"/>
      <w:color w:val="595959" w:themeColor="text1" w:themeTint="A6"/>
      <w:sz w:val="28"/>
      <w:szCs w:val="28"/>
    </w:rPr>
  </w:style>
  <w:style w:type="paragraph" w:styleId="a6">
    <w:name w:val="Subtitle"/>
    <w:basedOn w:val="a"/>
    <w:next w:val="a"/>
    <w:link w:val="a5"/>
    <w:uiPriority w:val="11"/>
    <w:qFormat/>
    <w:pPr>
      <w:jc w:val="center"/>
      <w:outlineLvl w:val="1"/>
    </w:pPr>
    <w:rPr>
      <w:rFonts w:asciiTheme="majorHAnsi" w:eastAsia="majorEastAsia" w:hAnsiTheme="majorHAnsi" w:cstheme="majorBidi"/>
      <w:color w:val="595959" w:themeColor="text1" w:themeTint="A6"/>
      <w:sz w:val="28"/>
      <w:szCs w:val="28"/>
    </w:rPr>
  </w:style>
  <w:style w:type="character" w:styleId="21">
    <w:name w:val="Intense Emphasis"/>
    <w:basedOn w:val="a0"/>
    <w:uiPriority w:val="21"/>
    <w:qFormat/>
    <w:rPr>
      <w:i/>
      <w:iCs/>
      <w:color w:val="0F4761" w:themeColor="accent1" w:themeShade="BF"/>
    </w:rPr>
  </w:style>
  <w:style w:type="character" w:customStyle="1" w:styleId="a7">
    <w:name w:val="引用文 (文字)"/>
    <w:basedOn w:val="a0"/>
    <w:link w:val="a8"/>
    <w:uiPriority w:val="29"/>
    <w:rPr>
      <w:i/>
      <w:iCs/>
      <w:color w:val="404040" w:themeColor="text1" w:themeTint="BF"/>
    </w:rPr>
  </w:style>
  <w:style w:type="paragraph" w:styleId="a8">
    <w:name w:val="Quote"/>
    <w:basedOn w:val="a"/>
    <w:next w:val="a"/>
    <w:link w:val="a7"/>
    <w:uiPriority w:val="29"/>
    <w:qFormat/>
    <w:pPr>
      <w:spacing w:before="160"/>
      <w:jc w:val="center"/>
    </w:pPr>
    <w:rPr>
      <w:i/>
      <w:iCs/>
      <w:color w:val="404040" w:themeColor="text1" w:themeTint="BF"/>
    </w:rPr>
  </w:style>
  <w:style w:type="character" w:customStyle="1" w:styleId="22">
    <w:name w:val="引用文 2 (文字)"/>
    <w:basedOn w:val="a0"/>
    <w:link w:val="23"/>
    <w:uiPriority w:val="30"/>
    <w:rPr>
      <w:i/>
      <w:iCs/>
      <w:color w:val="0F4761" w:themeColor="accent1" w:themeShade="BF"/>
    </w:rPr>
  </w:style>
  <w:style w:type="paragraph" w:styleId="23">
    <w:name w:val="Intense Quote"/>
    <w:basedOn w:val="a"/>
    <w:next w:val="a"/>
    <w:link w:val="2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24">
    <w:name w:val="Intense Reference"/>
    <w:basedOn w:val="a0"/>
    <w:uiPriority w:val="32"/>
    <w:qFormat/>
    <w:rPr>
      <w:b/>
      <w:bCs/>
      <w:smallCaps/>
      <w:color w:val="0F4761" w:themeColor="accent1" w:themeShade="BF"/>
      <w:spacing w:val="5"/>
    </w:rPr>
  </w:style>
  <w:style w:type="paragraph" w:styleId="a9">
    <w:name w:val="List Paragraph"/>
    <w:basedOn w:val="a"/>
    <w:uiPriority w:val="34"/>
    <w:qFormat/>
    <w:pPr>
      <w:ind w:left="720"/>
    </w:pPr>
  </w:style>
  <w:style w:type="paragraph" w:styleId="aa">
    <w:name w:val="header"/>
    <w:basedOn w:val="a"/>
    <w:uiPriority w:val="99"/>
    <w:unhideWhenUsed/>
    <w:rsid w:val="4577C7FA"/>
    <w:pPr>
      <w:tabs>
        <w:tab w:val="center" w:pos="4513"/>
        <w:tab w:val="right" w:pos="9026"/>
      </w:tabs>
    </w:pPr>
  </w:style>
  <w:style w:type="paragraph" w:styleId="ab">
    <w:name w:val="footer"/>
    <w:basedOn w:val="a"/>
    <w:uiPriority w:val="99"/>
    <w:unhideWhenUsed/>
    <w:rsid w:val="4577C7FA"/>
    <w:pPr>
      <w:tabs>
        <w:tab w:val="center" w:pos="4513"/>
        <w:tab w:val="right" w:pos="9026"/>
      </w:tabs>
    </w:pPr>
  </w:style>
  <w:style w:type="table" w:styleId="ac">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d">
    <w:name w:val="Revision"/>
    <w:hidden/>
    <w:uiPriority w:val="99"/>
    <w:semiHidden/>
    <w:rsid w:val="003633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Yu Gothic Light" panose="020B0300000000000000"/>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Yu Mincho Regular" panose="02020400000000000000"/>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B63EB8-0949-414B-A3CA-ACC5EBD548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79</Words>
  <Characters>455</Characters>
  <Application>Microsoft Office Word</Application>
  <DocSecurity>0</DocSecurity>
  <Lines>3</Lines>
  <Paragraphs>1</Paragraphs>
  <ScaleCrop>false</ScaleCrop>
  <Company/>
  <LinksUpToDate>false</LinksUpToDate>
  <CharactersWithSpaces>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Kijima Hikaru</dc:creator>
  <cp:keywords/>
  <dc:description/>
  <cp:lastModifiedBy>TO</cp:lastModifiedBy>
  <cp:revision>2</cp:revision>
  <dcterms:created xsi:type="dcterms:W3CDTF">2025-12-05T08:24:00Z</dcterms:created>
  <dcterms:modified xsi:type="dcterms:W3CDTF">2025-12-05T08:24:00Z</dcterms:modified>
</cp:coreProperties>
</file>